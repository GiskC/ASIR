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55E6E" w14:textId="48C359AF" w:rsidR="00F405E9" w:rsidRDefault="0027080A" w:rsidP="00F1236D">
      <w:pPr>
        <w:spacing w:before="0" w:line="276" w:lineRule="auto"/>
        <w:ind w:left="0"/>
        <w:jc w:val="center"/>
        <w:rPr>
          <w:rFonts w:ascii="Poppins Light" w:eastAsia="Poppins Light" w:hAnsi="Poppins Light" w:cs="Poppins Light"/>
          <w:color w:val="666666"/>
          <w:sz w:val="28"/>
          <w:szCs w:val="28"/>
        </w:rPr>
      </w:pPr>
      <w:r>
        <w:rPr>
          <w:rFonts w:ascii="Poppins Light" w:eastAsia="Poppins Light" w:hAnsi="Poppins Light" w:cs="Poppins Light"/>
          <w:color w:val="666666"/>
          <w:sz w:val="28"/>
          <w:szCs w:val="28"/>
        </w:rPr>
        <w:t>FUNDAMENTOS HARDWARE</w:t>
      </w:r>
    </w:p>
    <w:p w14:paraId="05748F5C" w14:textId="77777777" w:rsidR="00F405E9" w:rsidRDefault="00F405E9">
      <w:pPr>
        <w:spacing w:before="0" w:line="276" w:lineRule="auto"/>
        <w:ind w:left="0"/>
        <w:rPr>
          <w:rFonts w:ascii="Poppins Light" w:eastAsia="Poppins Light" w:hAnsi="Poppins Light" w:cs="Poppins Light"/>
          <w:color w:val="666666"/>
          <w:sz w:val="28"/>
          <w:szCs w:val="28"/>
        </w:rPr>
      </w:pPr>
    </w:p>
    <w:p w14:paraId="63AC7763" w14:textId="2862AC7C" w:rsidR="00F405E9" w:rsidRDefault="00F1236D" w:rsidP="00F1236D">
      <w:pPr>
        <w:pStyle w:val="Ttulo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center"/>
        <w:rPr>
          <w:rFonts w:ascii="Poppins" w:eastAsia="Poppins" w:hAnsi="Poppins" w:cs="Poppins"/>
          <w:b/>
          <w:bCs/>
        </w:rPr>
      </w:pPr>
      <w:bookmarkStart w:id="0" w:name="_mbjsiz6n6jlo" w:colFirst="0" w:colLast="0"/>
      <w:bookmarkEnd w:id="0"/>
      <w:r>
        <w:rPr>
          <w:rFonts w:ascii="Poppins" w:eastAsia="Poppins" w:hAnsi="Poppins" w:cs="Poppins"/>
          <w:b/>
          <w:bCs/>
          <w:color w:val="152A1D"/>
          <w:sz w:val="64"/>
          <w:szCs w:val="64"/>
        </w:rPr>
        <w:t>ACTIVIDAD ENTREGABLE</w:t>
      </w:r>
    </w:p>
    <w:p w14:paraId="74F09386" w14:textId="690094CE" w:rsidR="00F405E9" w:rsidRDefault="00F25854" w:rsidP="00F25854">
      <w:pPr>
        <w:jc w:val="center"/>
      </w:pPr>
      <w:bookmarkStart w:id="1" w:name="_vb8p0lepu9vn" w:colFirst="0" w:colLast="0"/>
      <w:bookmarkEnd w:id="1"/>
      <w:r w:rsidRPr="00F25854">
        <w:rPr>
          <w:rFonts w:ascii="Poppins SemiBold" w:eastAsia="Poppins SemiBold" w:hAnsi="Poppins SemiBold" w:cs="Poppins SemiBold"/>
          <w:color w:val="E6945A"/>
          <w:sz w:val="52"/>
          <w:szCs w:val="52"/>
        </w:rPr>
        <w:t>MANUAL DE FUNDAMENTOS HARDWARE</w:t>
      </w:r>
      <w:r w:rsidR="00000000">
        <w:rPr>
          <w:noProof/>
        </w:rPr>
        <mc:AlternateContent>
          <mc:Choice Requires="wpg">
            <w:drawing>
              <wp:inline distT="114300" distB="114300" distL="114300" distR="114300" wp14:anchorId="163F5D8C" wp14:editId="17F48B45">
                <wp:extent cx="5905500" cy="19050"/>
                <wp:effectExtent l="0" t="0" r="0" b="0"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161750" y="1537450"/>
                          <a:ext cx="5887500" cy="0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E6945A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114300" distT="114300" distL="114300" distR="114300">
                <wp:extent cx="5905500" cy="19050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55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C586F5E" w14:textId="65DDE29A" w:rsidR="00F405E9" w:rsidRDefault="00F25854" w:rsidP="00F25854">
      <w:pPr>
        <w:jc w:val="center"/>
      </w:pPr>
      <w:bookmarkStart w:id="2" w:name="_vydniszftb1n" w:colFirst="0" w:colLast="0"/>
      <w:bookmarkEnd w:id="2"/>
      <w:r w:rsidRPr="00CA7F45">
        <w:rPr>
          <w:noProof/>
          <w:sz w:val="48"/>
          <w:szCs w:val="48"/>
        </w:rPr>
        <w:drawing>
          <wp:inline distT="0" distB="0" distL="0" distR="0" wp14:anchorId="0C4B229D" wp14:editId="397B8D65">
            <wp:extent cx="4663854" cy="3672840"/>
            <wp:effectExtent l="0" t="0" r="0" b="0"/>
            <wp:docPr id="1775740917" name="Imagen 1" descr="Una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40917" name="Imagen 1" descr="Una pantalla de un videojueg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5614" cy="368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9795" w14:textId="7BB3F60E" w:rsidR="00F405E9" w:rsidRDefault="00000000" w:rsidP="00C6196C">
      <w:bookmarkStart w:id="3" w:name="_3jz67g6mdudq" w:colFirst="0" w:colLast="0"/>
      <w:bookmarkStart w:id="4" w:name="_arolcxe0i15c" w:colFirst="0" w:colLast="0"/>
      <w:bookmarkStart w:id="5" w:name="_Toc216942294"/>
      <w:bookmarkEnd w:id="3"/>
      <w:bookmarkEnd w:id="4"/>
      <w:r>
        <w:rPr>
          <w:rFonts w:ascii="Poppins SemiBold" w:eastAsia="Poppins SemiBold" w:hAnsi="Poppins SemiBold" w:cs="Poppins SemiBold"/>
        </w:rPr>
        <w:t>Autor:</w:t>
      </w:r>
      <w:r>
        <w:t xml:space="preserve"> </w:t>
      </w:r>
      <w:r w:rsidR="00F1236D">
        <w:t xml:space="preserve">Iker Iturbe </w:t>
      </w:r>
      <w:bookmarkEnd w:id="5"/>
    </w:p>
    <w:p w14:paraId="012DE54E" w14:textId="5C18F1C6" w:rsidR="00F405E9" w:rsidRDefault="00000000" w:rsidP="00C6196C">
      <w:bookmarkStart w:id="6" w:name="_yximsqo9fuw" w:colFirst="0" w:colLast="0"/>
      <w:bookmarkStart w:id="7" w:name="_Toc216942295"/>
      <w:bookmarkEnd w:id="6"/>
      <w:r>
        <w:rPr>
          <w:rFonts w:ascii="Poppins SemiBold" w:eastAsia="Poppins SemiBold" w:hAnsi="Poppins SemiBold" w:cs="Poppins SemiBold"/>
        </w:rPr>
        <w:t xml:space="preserve">Fecha: </w:t>
      </w:r>
      <w:r w:rsidR="00F1236D">
        <w:t>18/12/2025</w:t>
      </w:r>
      <w:bookmarkEnd w:id="7"/>
    </w:p>
    <w:bookmarkStart w:id="8" w:name="docs-internal-guid-3ec6911b-7fff-bfa0-10" w:displacedByCustomXml="next"/>
    <w:bookmarkEnd w:id="8" w:displacedByCustomXml="next"/>
    <w:bookmarkStart w:id="9" w:name="_qrhu4bx4dch3" w:colFirst="0" w:colLast="0" w:displacedByCustomXml="next"/>
    <w:bookmarkEnd w:id="9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s-ES" w:eastAsia="en-US"/>
          <w14:ligatures w14:val="standardContextual"/>
        </w:rPr>
        <w:id w:val="1406573149"/>
        <w:docPartObj>
          <w:docPartGallery w:val="Table of Contents"/>
          <w:docPartUnique/>
        </w:docPartObj>
      </w:sdtPr>
      <w:sdtEndPr>
        <w:rPr>
          <w:rFonts w:ascii="Poppins" w:eastAsia="Open Sans" w:hAnsi="Poppins" w:cs="Poppins"/>
          <w:b/>
          <w:bCs/>
          <w:kern w:val="0"/>
          <w:sz w:val="22"/>
          <w:szCs w:val="22"/>
          <w:lang w:eastAsia="es-ES_tradnl"/>
          <w14:ligatures w14:val="none"/>
        </w:rPr>
      </w:sdtEndPr>
      <w:sdtContent>
        <w:p w14:paraId="237690D4" w14:textId="77777777" w:rsidR="0027080A" w:rsidRPr="0027080A" w:rsidRDefault="0027080A" w:rsidP="0027080A">
          <w:pPr>
            <w:pStyle w:val="TtuloTDC"/>
            <w:rPr>
              <w:rFonts w:ascii="Poppins" w:hAnsi="Poppins" w:cs="Poppins"/>
              <w:sz w:val="28"/>
              <w:szCs w:val="28"/>
            </w:rPr>
          </w:pPr>
          <w:r w:rsidRPr="0027080A">
            <w:rPr>
              <w:rFonts w:ascii="Poppins" w:hAnsi="Poppins" w:cs="Poppins"/>
              <w:sz w:val="28"/>
              <w:szCs w:val="28"/>
              <w:lang w:val="es-ES"/>
            </w:rPr>
            <w:t>Contenido</w:t>
          </w:r>
        </w:p>
        <w:p w14:paraId="15386FA3" w14:textId="17C068D6" w:rsidR="00F25854" w:rsidRDefault="0027080A">
          <w:pPr>
            <w:pStyle w:val="TDC1"/>
            <w:rPr>
              <w:rFonts w:asciiTheme="minorHAnsi" w:eastAsiaTheme="minorEastAsia" w:hAnsiTheme="minorHAnsi" w:cstheme="minorBidi"/>
              <w:sz w:val="24"/>
              <w:szCs w:val="24"/>
              <w:vertAlign w:val="baseline"/>
              <w:lang w:eastAsia="es-ES_tradnl"/>
            </w:rPr>
          </w:pPr>
          <w:r w:rsidRPr="0027080A">
            <w:rPr>
              <w:sz w:val="28"/>
              <w:szCs w:val="28"/>
            </w:rPr>
            <w:fldChar w:fldCharType="begin"/>
          </w:r>
          <w:r w:rsidRPr="0027080A">
            <w:rPr>
              <w:sz w:val="28"/>
              <w:szCs w:val="28"/>
            </w:rPr>
            <w:instrText xml:space="preserve"> TOC \o "1-3" \h \z \u </w:instrText>
          </w:r>
          <w:r w:rsidRPr="0027080A">
            <w:rPr>
              <w:sz w:val="28"/>
              <w:szCs w:val="28"/>
            </w:rPr>
            <w:fldChar w:fldCharType="separate"/>
          </w:r>
          <w:hyperlink w:anchor="_Toc217295619" w:history="1">
            <w:r w:rsidR="00F25854" w:rsidRPr="00721C95">
              <w:rPr>
                <w:rStyle w:val="Hipervnculo"/>
              </w:rPr>
              <w:t>1 - Manual de configuración y reconocimiento de equipos</w:t>
            </w:r>
            <w:r w:rsidR="00F25854">
              <w:rPr>
                <w:webHidden/>
              </w:rPr>
              <w:tab/>
            </w:r>
            <w:r w:rsidR="00F25854">
              <w:rPr>
                <w:webHidden/>
              </w:rPr>
              <w:fldChar w:fldCharType="begin"/>
            </w:r>
            <w:r w:rsidR="00F25854">
              <w:rPr>
                <w:webHidden/>
              </w:rPr>
              <w:instrText xml:space="preserve"> PAGEREF _Toc217295619 \h </w:instrText>
            </w:r>
            <w:r w:rsidR="00F25854">
              <w:rPr>
                <w:webHidden/>
              </w:rPr>
            </w:r>
            <w:r w:rsidR="00F25854">
              <w:rPr>
                <w:webHidden/>
              </w:rPr>
              <w:fldChar w:fldCharType="separate"/>
            </w:r>
            <w:r w:rsidR="00C41593">
              <w:rPr>
                <w:webHidden/>
              </w:rPr>
              <w:t>3</w:t>
            </w:r>
            <w:r w:rsidR="00F25854">
              <w:rPr>
                <w:webHidden/>
              </w:rPr>
              <w:fldChar w:fldCharType="end"/>
            </w:r>
          </w:hyperlink>
        </w:p>
        <w:p w14:paraId="311F829A" w14:textId="106772FB" w:rsidR="00F25854" w:rsidRDefault="00F2585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17295620" w:history="1">
            <w:r w:rsidRPr="00721C95">
              <w:rPr>
                <w:rStyle w:val="Hipervnculo"/>
                <w:rFonts w:ascii="Poppins" w:hAnsi="Poppins" w:cs="Poppins"/>
                <w:noProof/>
              </w:rPr>
              <w:t>1.1 – Configuración de Equipos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9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2253D" w14:textId="4295D83B" w:rsidR="00F25854" w:rsidRDefault="00F2585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17295621" w:history="1">
            <w:r w:rsidRPr="00721C95">
              <w:rPr>
                <w:rStyle w:val="Hipervnculo"/>
                <w:rFonts w:ascii="Poppins" w:hAnsi="Poppins" w:cs="Poppins"/>
                <w:noProof/>
              </w:rPr>
              <w:t>1.2 – Reconocimiento de componentes de placas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9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B6017" w14:textId="3A1DF6F3" w:rsidR="00F25854" w:rsidRDefault="00F25854">
          <w:pPr>
            <w:pStyle w:val="TDC1"/>
            <w:rPr>
              <w:rFonts w:asciiTheme="minorHAnsi" w:eastAsiaTheme="minorEastAsia" w:hAnsiTheme="minorHAnsi" w:cstheme="minorBidi"/>
              <w:sz w:val="24"/>
              <w:szCs w:val="24"/>
              <w:vertAlign w:val="baseline"/>
              <w:lang w:eastAsia="es-ES_tradnl"/>
            </w:rPr>
          </w:pPr>
          <w:hyperlink w:anchor="_Toc217295622" w:history="1">
            <w:r w:rsidRPr="00721C95">
              <w:rPr>
                <w:rStyle w:val="Hipervnculo"/>
              </w:rPr>
              <w:t>2 - Manual de Montaje y mantenimiento de equipos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_Toc217295622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1593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5621E69" w14:textId="1278D582" w:rsidR="00F25854" w:rsidRDefault="00F25854">
          <w:pPr>
            <w:pStyle w:val="TDC1"/>
            <w:rPr>
              <w:rFonts w:asciiTheme="minorHAnsi" w:eastAsiaTheme="minorEastAsia" w:hAnsiTheme="minorHAnsi" w:cstheme="minorBidi"/>
              <w:sz w:val="24"/>
              <w:szCs w:val="24"/>
              <w:vertAlign w:val="baseline"/>
              <w:lang w:eastAsia="es-ES_tradnl"/>
            </w:rPr>
          </w:pPr>
          <w:hyperlink w:anchor="_Toc217295623" w:history="1">
            <w:r w:rsidRPr="00721C95">
              <w:rPr>
                <w:rStyle w:val="Hipervnculo"/>
              </w:rPr>
              <w:t>3 – Manual de usuario de herramientas software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_Toc217295623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1593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03563A1" w14:textId="618CD2DE" w:rsidR="00F25854" w:rsidRDefault="00F2585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17295624" w:history="1">
            <w:r w:rsidRPr="00721C95">
              <w:rPr>
                <w:rStyle w:val="Hipervnculo"/>
                <w:rFonts w:ascii="Poppins" w:hAnsi="Poppins" w:cs="Poppins"/>
                <w:noProof/>
              </w:rPr>
              <w:t>1 - Clonezilla (Obligatorio)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9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C0E40" w14:textId="10904DD8" w:rsidR="00F25854" w:rsidRDefault="00F2585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17295625" w:history="1">
            <w:r w:rsidRPr="00721C95">
              <w:rPr>
                <w:rStyle w:val="Hipervnculo"/>
                <w:rFonts w:ascii="Poppins" w:hAnsi="Poppins" w:cs="Poppins"/>
                <w:noProof/>
              </w:rPr>
              <w:t>2 - RAID6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9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8357" w14:textId="28193924" w:rsidR="00F25854" w:rsidRDefault="00F2585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17295626" w:history="1">
            <w:r w:rsidRPr="00721C95">
              <w:rPr>
                <w:rStyle w:val="Hipervnculo"/>
                <w:rFonts w:ascii="Poppins" w:hAnsi="Poppins" w:cs="Poppins"/>
                <w:noProof/>
              </w:rPr>
              <w:t>3 - Herramientas de información de componentes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9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A957F" w14:textId="43BFBFE5" w:rsidR="00F25854" w:rsidRDefault="00F2585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17295627" w:history="1">
            <w:r w:rsidRPr="00721C95">
              <w:rPr>
                <w:rStyle w:val="Hipervnculo"/>
                <w:rFonts w:ascii="Poppins" w:hAnsi="Poppins" w:cs="Poppins"/>
                <w:noProof/>
              </w:rPr>
              <w:t>4 - Herramientas de BENCHMARKS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9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5EA66" w14:textId="3C9BAC2B" w:rsidR="00F25854" w:rsidRDefault="00F2585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17295628" w:history="1">
            <w:r w:rsidRPr="00721C95">
              <w:rPr>
                <w:rStyle w:val="Hipervnculo"/>
                <w:rFonts w:ascii="Poppins" w:hAnsi="Poppins" w:cs="Poppins"/>
                <w:noProof/>
              </w:rPr>
              <w:t>5 - Herramientas MemTest86 y GPARTED, arrancando desde UEFI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9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E2CE9" w14:textId="2428A62F" w:rsidR="00F25854" w:rsidRDefault="00F25854">
          <w:pPr>
            <w:pStyle w:val="TD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s-ES_tradnl"/>
            </w:rPr>
          </w:pPr>
          <w:hyperlink w:anchor="_Toc217295629" w:history="1">
            <w:r w:rsidRPr="00721C95">
              <w:rPr>
                <w:rStyle w:val="Hipervnculo"/>
                <w:rFonts w:ascii="Poppins" w:hAnsi="Poppins" w:cs="Poppins"/>
                <w:noProof/>
              </w:rPr>
              <w:t>6 - Configuración máquina Kali Linux (Ciberseguridad) y configuración EFI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_Toc217295629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59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DC907" w14:textId="20A6C723" w:rsidR="00F25854" w:rsidRDefault="00F25854">
          <w:pPr>
            <w:pStyle w:val="TDC1"/>
            <w:rPr>
              <w:rFonts w:asciiTheme="minorHAnsi" w:eastAsiaTheme="minorEastAsia" w:hAnsiTheme="minorHAnsi" w:cstheme="minorBidi"/>
              <w:sz w:val="24"/>
              <w:szCs w:val="24"/>
              <w:vertAlign w:val="baseline"/>
              <w:lang w:eastAsia="es-ES_tradnl"/>
            </w:rPr>
          </w:pPr>
          <w:hyperlink w:anchor="_Toc217295630" w:history="1">
            <w:r w:rsidRPr="00721C95">
              <w:rPr>
                <w:rStyle w:val="Hipervnculo"/>
              </w:rPr>
              <w:t>4- Evaluación de la actividad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_Toc217295630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C41593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4346A25" w14:textId="6715D7F9" w:rsidR="0027080A" w:rsidRPr="0027080A" w:rsidRDefault="0027080A" w:rsidP="0027080A">
          <w:pPr>
            <w:rPr>
              <w:rFonts w:ascii="Poppins" w:hAnsi="Poppins" w:cs="Poppins"/>
            </w:rPr>
          </w:pPr>
          <w:r w:rsidRPr="0027080A">
            <w:rPr>
              <w:rFonts w:ascii="Poppins" w:hAnsi="Poppins" w:cs="Poppins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69D8BC58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br w:type="page"/>
      </w:r>
    </w:p>
    <w:p w14:paraId="3ABE70EF" w14:textId="77777777" w:rsidR="0027080A" w:rsidRPr="0027080A" w:rsidRDefault="0027080A" w:rsidP="0027080A">
      <w:pPr>
        <w:pStyle w:val="Ttulo1"/>
        <w:rPr>
          <w:rFonts w:ascii="Poppins" w:hAnsi="Poppins" w:cs="Poppins"/>
        </w:rPr>
      </w:pPr>
      <w:bookmarkStart w:id="10" w:name="_Toc217295619"/>
      <w:r w:rsidRPr="0027080A">
        <w:rPr>
          <w:rFonts w:ascii="Poppins" w:hAnsi="Poppins" w:cs="Poppins"/>
        </w:rPr>
        <w:lastRenderedPageBreak/>
        <w:t>1 - Manual de configuración y reconocimiento de equipos</w:t>
      </w:r>
      <w:bookmarkEnd w:id="10"/>
    </w:p>
    <w:p w14:paraId="36FF490E" w14:textId="77777777" w:rsidR="0027080A" w:rsidRPr="0027080A" w:rsidRDefault="0027080A" w:rsidP="0027080A">
      <w:pPr>
        <w:pStyle w:val="Ttulo2"/>
        <w:rPr>
          <w:rFonts w:ascii="Poppins" w:hAnsi="Poppins" w:cs="Poppins"/>
        </w:rPr>
      </w:pPr>
      <w:bookmarkStart w:id="11" w:name="_Toc217295620"/>
      <w:r w:rsidRPr="0027080A">
        <w:rPr>
          <w:rFonts w:ascii="Poppins" w:hAnsi="Poppins" w:cs="Poppins"/>
        </w:rPr>
        <w:t>1.1 – Configuración de Equipos</w:t>
      </w:r>
      <w:bookmarkEnd w:id="11"/>
    </w:p>
    <w:p w14:paraId="7AA27BD1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>Utilizando alguna herramienta web de gestión de la compatibilidad de componentes, como:</w:t>
      </w:r>
    </w:p>
    <w:p w14:paraId="46750A0B" w14:textId="77777777" w:rsidR="0027080A" w:rsidRPr="0027080A" w:rsidRDefault="0027080A" w:rsidP="0027080A">
      <w:pPr>
        <w:pStyle w:val="Prrafodelista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hyperlink r:id="rId10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https://pcpartpicker.com/</w:t>
        </w:r>
      </w:hyperlink>
    </w:p>
    <w:p w14:paraId="130F316C" w14:textId="77777777" w:rsidR="0027080A" w:rsidRPr="0027080A" w:rsidRDefault="0027080A" w:rsidP="0027080A">
      <w:pPr>
        <w:pStyle w:val="Prrafodelista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hyperlink r:id="rId11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https://www.pccomponentes.com/configurador</w:t>
        </w:r>
      </w:hyperlink>
    </w:p>
    <w:p w14:paraId="48E7C584" w14:textId="77777777" w:rsidR="0027080A" w:rsidRPr="0027080A" w:rsidRDefault="0027080A" w:rsidP="0027080A">
      <w:pPr>
        <w:pStyle w:val="Prrafodelista"/>
        <w:numPr>
          <w:ilvl w:val="0"/>
          <w:numId w:val="4"/>
        </w:numPr>
        <w:rPr>
          <w:rFonts w:ascii="Poppins" w:hAnsi="Poppins" w:cs="Poppins"/>
          <w:sz w:val="24"/>
          <w:szCs w:val="24"/>
        </w:rPr>
      </w:pPr>
      <w:hyperlink r:id="rId12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https://es.buildcores.com/</w:t>
        </w:r>
      </w:hyperlink>
    </w:p>
    <w:p w14:paraId="7E912527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E53D8E3" wp14:editId="51B45614">
            <wp:simplePos x="0" y="0"/>
            <wp:positionH relativeFrom="column">
              <wp:posOffset>1251585</wp:posOffset>
            </wp:positionH>
            <wp:positionV relativeFrom="paragraph">
              <wp:posOffset>598805</wp:posOffset>
            </wp:positionV>
            <wp:extent cx="1578610" cy="1828800"/>
            <wp:effectExtent l="0" t="0" r="2540" b="0"/>
            <wp:wrapTopAndBottom/>
            <wp:docPr id="2106944946" name="Imagen 1" descr="Un altavoz de color azu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44946" name="Imagen 1" descr="Un altavoz de color azul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86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080A">
        <w:rPr>
          <w:rFonts w:ascii="Poppins" w:hAnsi="Poppins" w:cs="Poppins"/>
          <w:sz w:val="24"/>
          <w:szCs w:val="24"/>
        </w:rPr>
        <w:t>Diseñar un ordenador, indicando componentes y precio, destinado para un departamento de dibujo técnico. Buscar en internet tanto componentes como precio en páginas.</w:t>
      </w:r>
    </w:p>
    <w:p w14:paraId="214B3EF5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br w:type="page"/>
      </w:r>
    </w:p>
    <w:p w14:paraId="5EBB0529" w14:textId="77777777" w:rsidR="0027080A" w:rsidRPr="0027080A" w:rsidRDefault="0027080A" w:rsidP="0027080A">
      <w:pPr>
        <w:pStyle w:val="Ttulo2"/>
        <w:rPr>
          <w:rFonts w:ascii="Poppins" w:hAnsi="Poppins" w:cs="Poppins"/>
        </w:rPr>
      </w:pPr>
      <w:bookmarkStart w:id="12" w:name="_Toc217295621"/>
      <w:r w:rsidRPr="0027080A">
        <w:rPr>
          <w:rFonts w:ascii="Poppins" w:hAnsi="Poppins" w:cs="Poppins"/>
        </w:rPr>
        <w:lastRenderedPageBreak/>
        <w:t>1.2 – Reconocimiento de componentes de placas base</w:t>
      </w:r>
      <w:bookmarkEnd w:id="12"/>
    </w:p>
    <w:p w14:paraId="47C1CCA9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>Identifica con el mayor nivel de detalle que puedas los elementos señalados de la siguiente placa base:</w:t>
      </w:r>
    </w:p>
    <w:p w14:paraId="70D55645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noProof/>
          <w:sz w:val="24"/>
          <w:szCs w:val="24"/>
          <w:lang w:val="es-ES"/>
        </w:rPr>
        <w:drawing>
          <wp:inline distT="0" distB="0" distL="0" distR="0" wp14:anchorId="0E572066" wp14:editId="3F82A872">
            <wp:extent cx="5400040" cy="5585460"/>
            <wp:effectExtent l="0" t="0" r="0" b="0"/>
            <wp:docPr id="173533921" name="Imagen 2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Un circuito electrónic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7DF7" w14:textId="2BDABD8A" w:rsidR="00F25854" w:rsidRDefault="00F25854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br w:type="page"/>
      </w:r>
    </w:p>
    <w:p w14:paraId="01A6157A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"/>
        <w:gridCol w:w="8109"/>
      </w:tblGrid>
      <w:tr w:rsidR="0027080A" w:rsidRPr="0027080A" w14:paraId="75BE9EE2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51F6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1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10D0E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2BB03BF3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24B46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2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E89FC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1EE203AA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8A3FC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3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7BD32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4D6B5CC3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3607B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4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932B6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345B8C10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8D5E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5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61188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4DD23DC1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90CBE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5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AA113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3AED303B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7E584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7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CA89B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1848D894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00CE5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8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B6F47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1DB71443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95AD1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9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DCE7B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27349871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0FE12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10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FC711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21050E2C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8E28C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11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D0E0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44495EF9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D7DEE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12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0C65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5AC79195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D6008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13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9EA1F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6EF1FDB7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8F7AB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14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21C3B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328DC5A3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F401A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15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B1190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53DF321C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3CFAA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16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2713E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  <w:tr w:rsidR="0027080A" w:rsidRPr="0027080A" w14:paraId="04BBFC73" w14:textId="77777777" w:rsidTr="00C23E43">
        <w:trPr>
          <w:trHeight w:val="397"/>
        </w:trPr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24D2A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  <w:r w:rsidRPr="0027080A">
              <w:rPr>
                <w:rFonts w:ascii="Poppins" w:hAnsi="Poppins" w:cs="Poppins"/>
                <w:b/>
                <w:sz w:val="24"/>
                <w:szCs w:val="24"/>
              </w:rPr>
              <w:t>17</w:t>
            </w:r>
          </w:p>
        </w:tc>
        <w:tc>
          <w:tcPr>
            <w:tcW w:w="8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71ACC" w14:textId="77777777" w:rsidR="0027080A" w:rsidRPr="0027080A" w:rsidRDefault="0027080A" w:rsidP="00C23E43">
            <w:pPr>
              <w:spacing w:after="160" w:line="259" w:lineRule="auto"/>
              <w:rPr>
                <w:rFonts w:ascii="Poppins" w:hAnsi="Poppins" w:cs="Poppins"/>
                <w:b/>
                <w:sz w:val="24"/>
                <w:szCs w:val="24"/>
              </w:rPr>
            </w:pPr>
          </w:p>
        </w:tc>
      </w:tr>
    </w:tbl>
    <w:p w14:paraId="3AD07077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</w:p>
    <w:p w14:paraId="697750E8" w14:textId="77777777" w:rsidR="0027080A" w:rsidRPr="0027080A" w:rsidRDefault="0027080A" w:rsidP="0027080A">
      <w:pPr>
        <w:rPr>
          <w:rFonts w:ascii="Poppins" w:eastAsiaTheme="majorEastAsia" w:hAnsi="Poppins" w:cs="Poppins"/>
          <w:color w:val="365F91" w:themeColor="accent1" w:themeShade="BF"/>
          <w:sz w:val="40"/>
          <w:szCs w:val="40"/>
        </w:rPr>
      </w:pPr>
      <w:r w:rsidRPr="0027080A">
        <w:rPr>
          <w:rFonts w:ascii="Poppins" w:hAnsi="Poppins" w:cs="Poppins"/>
        </w:rPr>
        <w:br w:type="page"/>
      </w:r>
    </w:p>
    <w:p w14:paraId="2167BFA8" w14:textId="77777777" w:rsidR="0027080A" w:rsidRPr="0027080A" w:rsidRDefault="0027080A" w:rsidP="0027080A">
      <w:pPr>
        <w:pStyle w:val="Ttulo1"/>
        <w:rPr>
          <w:rFonts w:ascii="Poppins" w:hAnsi="Poppins" w:cs="Poppins"/>
        </w:rPr>
      </w:pPr>
      <w:bookmarkStart w:id="13" w:name="_Toc217295622"/>
      <w:r w:rsidRPr="0027080A">
        <w:rPr>
          <w:rFonts w:ascii="Poppins" w:hAnsi="Poppins" w:cs="Poppins"/>
        </w:rPr>
        <w:lastRenderedPageBreak/>
        <w:t>2 - Manual de Montaje y mantenimiento de equipos</w:t>
      </w:r>
      <w:bookmarkEnd w:id="13"/>
    </w:p>
    <w:p w14:paraId="24304EAC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>Hacer un resumen de los pasos para el montaje de un ordenador, utilizando los contenidos teóricos de la plataforma e información de las clase grabada en la que recorrió dichos contenidos, incluyendo algún tipo de esquema o analogía que ayude a recordar todos los pasos a seguir.</w:t>
      </w:r>
    </w:p>
    <w:p w14:paraId="6C46F0A0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br w:type="page"/>
      </w:r>
    </w:p>
    <w:p w14:paraId="788A29A6" w14:textId="77777777" w:rsidR="0027080A" w:rsidRPr="0027080A" w:rsidRDefault="0027080A" w:rsidP="0027080A">
      <w:pPr>
        <w:pStyle w:val="Ttulo1"/>
        <w:rPr>
          <w:rFonts w:ascii="Poppins" w:hAnsi="Poppins" w:cs="Poppins"/>
        </w:rPr>
      </w:pPr>
      <w:bookmarkStart w:id="14" w:name="_Toc217295623"/>
      <w:r w:rsidRPr="0027080A">
        <w:rPr>
          <w:rFonts w:ascii="Poppins" w:hAnsi="Poppins" w:cs="Poppins"/>
        </w:rPr>
        <w:lastRenderedPageBreak/>
        <w:t>3 – Manual de usuario de herramientas software</w:t>
      </w:r>
      <w:bookmarkEnd w:id="14"/>
    </w:p>
    <w:p w14:paraId="676CCB80" w14:textId="0EC161C1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 xml:space="preserve">Explicar paso a paso (incluyendo pantallazos y explicaciones del uso de la herramienta) el uso de 4 </w:t>
      </w:r>
      <w:r w:rsidR="00F25854">
        <w:rPr>
          <w:rFonts w:ascii="Poppins" w:hAnsi="Poppins" w:cs="Poppins"/>
          <w:sz w:val="24"/>
          <w:szCs w:val="24"/>
        </w:rPr>
        <w:t xml:space="preserve">bloques de </w:t>
      </w:r>
      <w:r w:rsidRPr="0027080A">
        <w:rPr>
          <w:rFonts w:ascii="Poppins" w:hAnsi="Poppins" w:cs="Poppins"/>
          <w:sz w:val="24"/>
          <w:szCs w:val="24"/>
        </w:rPr>
        <w:t>herramientas software que hayas instalado y aprendido su funcionamiento en las clases grabadas:</w:t>
      </w:r>
    </w:p>
    <w:p w14:paraId="53C7D3A0" w14:textId="77777777" w:rsidR="0027080A" w:rsidRPr="0027080A" w:rsidRDefault="0027080A" w:rsidP="0027080A">
      <w:pPr>
        <w:pStyle w:val="Ttulo2"/>
        <w:rPr>
          <w:rFonts w:ascii="Poppins" w:hAnsi="Poppins" w:cs="Poppins"/>
        </w:rPr>
      </w:pPr>
      <w:bookmarkStart w:id="15" w:name="_Toc217295624"/>
      <w:r w:rsidRPr="0027080A">
        <w:rPr>
          <w:rFonts w:ascii="Poppins" w:hAnsi="Poppins" w:cs="Poppins"/>
        </w:rPr>
        <w:t xml:space="preserve">1 - </w:t>
      </w:r>
      <w:proofErr w:type="spellStart"/>
      <w:r w:rsidRPr="0027080A">
        <w:rPr>
          <w:rFonts w:ascii="Poppins" w:hAnsi="Poppins" w:cs="Poppins"/>
        </w:rPr>
        <w:t>Clonezilla</w:t>
      </w:r>
      <w:proofErr w:type="spellEnd"/>
      <w:r w:rsidRPr="0027080A">
        <w:rPr>
          <w:rFonts w:ascii="Poppins" w:hAnsi="Poppins" w:cs="Poppins"/>
        </w:rPr>
        <w:t xml:space="preserve"> (Obligatorio)</w:t>
      </w:r>
      <w:bookmarkEnd w:id="15"/>
    </w:p>
    <w:p w14:paraId="340E9112" w14:textId="77777777" w:rsidR="0027080A" w:rsidRPr="0027080A" w:rsidRDefault="0027080A" w:rsidP="0027080A">
      <w:pPr>
        <w:rPr>
          <w:rFonts w:ascii="Poppins" w:hAnsi="Poppins" w:cs="Poppins"/>
        </w:rPr>
      </w:pPr>
      <w:r w:rsidRPr="0027080A">
        <w:rPr>
          <w:rFonts w:ascii="Poppins" w:hAnsi="Poppins" w:cs="Poppins"/>
          <w:noProof/>
        </w:rPr>
        <w:drawing>
          <wp:inline distT="0" distB="0" distL="0" distR="0" wp14:anchorId="1284EA85" wp14:editId="1025A046">
            <wp:extent cx="5400040" cy="2872740"/>
            <wp:effectExtent l="0" t="0" r="0" b="3810"/>
            <wp:docPr id="127666731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6731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2141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ab/>
      </w:r>
      <w:hyperlink r:id="rId16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https://clonezilla.org/downloads.php</w:t>
        </w:r>
      </w:hyperlink>
    </w:p>
    <w:p w14:paraId="0A68798F" w14:textId="48DCE22D" w:rsidR="0027080A" w:rsidRDefault="0027080A">
      <w:pPr>
        <w:rPr>
          <w:rFonts w:ascii="Poppins" w:hAnsi="Poppins" w:cs="Poppins"/>
          <w:sz w:val="24"/>
          <w:szCs w:val="24"/>
        </w:rPr>
      </w:pPr>
      <w:r>
        <w:rPr>
          <w:rFonts w:ascii="Poppins" w:hAnsi="Poppins" w:cs="Poppins"/>
          <w:sz w:val="24"/>
          <w:szCs w:val="24"/>
        </w:rPr>
        <w:br w:type="page"/>
      </w:r>
    </w:p>
    <w:p w14:paraId="650C063D" w14:textId="35B055EB" w:rsidR="0027080A" w:rsidRPr="0027080A" w:rsidRDefault="0027080A" w:rsidP="0027080A">
      <w:pPr>
        <w:pStyle w:val="Ttulo2"/>
        <w:rPr>
          <w:rFonts w:ascii="Poppins" w:hAnsi="Poppins" w:cs="Poppins"/>
        </w:rPr>
      </w:pPr>
      <w:bookmarkStart w:id="16" w:name="_Toc217295625"/>
      <w:r w:rsidRPr="0027080A">
        <w:rPr>
          <w:rFonts w:ascii="Poppins" w:hAnsi="Poppins" w:cs="Poppins"/>
        </w:rPr>
        <w:lastRenderedPageBreak/>
        <w:t>2 - RAID6 (O</w:t>
      </w:r>
      <w:r>
        <w:rPr>
          <w:rFonts w:ascii="Poppins" w:hAnsi="Poppins" w:cs="Poppins"/>
        </w:rPr>
        <w:t>pcional)</w:t>
      </w:r>
      <w:bookmarkEnd w:id="16"/>
    </w:p>
    <w:p w14:paraId="19584135" w14:textId="77777777" w:rsidR="0027080A" w:rsidRPr="0027080A" w:rsidRDefault="0027080A" w:rsidP="0027080A">
      <w:pPr>
        <w:rPr>
          <w:rFonts w:ascii="Poppins" w:hAnsi="Poppins" w:cs="Poppins"/>
        </w:rPr>
      </w:pPr>
      <w:r w:rsidRPr="0027080A">
        <w:rPr>
          <w:rFonts w:ascii="Poppins" w:hAnsi="Poppins" w:cs="Poppins"/>
          <w:noProof/>
        </w:rPr>
        <w:drawing>
          <wp:inline distT="0" distB="0" distL="0" distR="0" wp14:anchorId="0E825A80" wp14:editId="39D69566">
            <wp:extent cx="5400040" cy="2530475"/>
            <wp:effectExtent l="0" t="0" r="0" b="3175"/>
            <wp:docPr id="55943088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0888" name="Imagen 1" descr="Gráf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4912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ab/>
      </w:r>
      <w:hyperlink r:id="rId18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https://www.youtube.com/watch?v=eaPizT-rJvU</w:t>
        </w:r>
      </w:hyperlink>
    </w:p>
    <w:p w14:paraId="106227EF" w14:textId="3C47A64D" w:rsidR="0027080A" w:rsidRDefault="0027080A" w:rsidP="0027080A">
      <w:pPr>
        <w:rPr>
          <w:rFonts w:ascii="Poppins" w:hAnsi="Poppins" w:cs="Poppins"/>
        </w:rPr>
      </w:pPr>
      <w:r w:rsidRPr="0027080A">
        <w:rPr>
          <w:rFonts w:ascii="Poppins" w:hAnsi="Poppins" w:cs="Poppins"/>
          <w:sz w:val="24"/>
          <w:szCs w:val="24"/>
        </w:rPr>
        <w:tab/>
      </w:r>
      <w:hyperlink r:id="rId19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https://www.redeszone.net/tutoriales/servidores/tipos-raid-servidor-nas/</w:t>
        </w:r>
      </w:hyperlink>
    </w:p>
    <w:p w14:paraId="23C3A706" w14:textId="77777777" w:rsidR="0027080A" w:rsidRDefault="0027080A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20A2C0FC" w14:textId="77777777" w:rsidR="0027080A" w:rsidRPr="0027080A" w:rsidRDefault="0027080A" w:rsidP="0027080A">
      <w:pPr>
        <w:pStyle w:val="Ttulo2"/>
        <w:rPr>
          <w:rFonts w:ascii="Poppins" w:hAnsi="Poppins" w:cs="Poppins"/>
        </w:rPr>
      </w:pPr>
      <w:bookmarkStart w:id="17" w:name="_Toc217295626"/>
      <w:r w:rsidRPr="0027080A">
        <w:rPr>
          <w:rFonts w:ascii="Poppins" w:hAnsi="Poppins" w:cs="Poppins"/>
        </w:rPr>
        <w:lastRenderedPageBreak/>
        <w:t>3 - Herramientas de información de componentes (Opcional)</w:t>
      </w:r>
      <w:bookmarkEnd w:id="17"/>
      <w:r w:rsidRPr="0027080A">
        <w:rPr>
          <w:rFonts w:ascii="Poppins" w:hAnsi="Poppins" w:cs="Poppins"/>
        </w:rPr>
        <w:t xml:space="preserve"> </w:t>
      </w:r>
    </w:p>
    <w:p w14:paraId="1ED25020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82E4D08" wp14:editId="73FE8B16">
            <wp:simplePos x="0" y="0"/>
            <wp:positionH relativeFrom="column">
              <wp:posOffset>969645</wp:posOffset>
            </wp:positionH>
            <wp:positionV relativeFrom="paragraph">
              <wp:posOffset>343535</wp:posOffset>
            </wp:positionV>
            <wp:extent cx="2644140" cy="1460500"/>
            <wp:effectExtent l="0" t="0" r="3810" b="6350"/>
            <wp:wrapTopAndBottom/>
            <wp:docPr id="1008025337" name="Imagen 1" descr="Teclad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25337" name="Imagen 1" descr="Teclado de computador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080A">
        <w:rPr>
          <w:rFonts w:ascii="Poppins" w:hAnsi="Poppins" w:cs="Poppins"/>
          <w:sz w:val="24"/>
          <w:szCs w:val="24"/>
        </w:rPr>
        <w:t>Hay que relacionar con lo aprendido sobre los componentes en la parte de teoría.</w:t>
      </w:r>
    </w:p>
    <w:p w14:paraId="0558A788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</w:p>
    <w:p w14:paraId="351FBFF5" w14:textId="77777777" w:rsidR="0027080A" w:rsidRPr="0027080A" w:rsidRDefault="0027080A" w:rsidP="0027080A">
      <w:pPr>
        <w:pStyle w:val="Prrafodelista"/>
        <w:numPr>
          <w:ilvl w:val="0"/>
          <w:numId w:val="8"/>
        </w:num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>CPU-Z (zócalo, chipset, caché, RAM)</w:t>
      </w:r>
    </w:p>
    <w:p w14:paraId="1E13F2A5" w14:textId="77777777" w:rsidR="0027080A" w:rsidRPr="0027080A" w:rsidRDefault="0027080A" w:rsidP="0027080A">
      <w:pPr>
        <w:ind w:left="708" w:firstLine="708"/>
        <w:rPr>
          <w:rFonts w:ascii="Poppins" w:hAnsi="Poppins" w:cs="Poppins"/>
          <w:sz w:val="24"/>
          <w:szCs w:val="24"/>
        </w:rPr>
      </w:pPr>
      <w:hyperlink r:id="rId21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https://www.cpuid.com/downloads/cpu-z/cpu-z_2.17-en.zip</w:t>
        </w:r>
      </w:hyperlink>
    </w:p>
    <w:p w14:paraId="7E507935" w14:textId="77777777" w:rsidR="0027080A" w:rsidRPr="0027080A" w:rsidRDefault="0027080A" w:rsidP="0027080A">
      <w:pPr>
        <w:pStyle w:val="Prrafodelista"/>
        <w:numPr>
          <w:ilvl w:val="0"/>
          <w:numId w:val="7"/>
        </w:num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>GPU-Z (Información tarjetas gráficas)</w:t>
      </w:r>
    </w:p>
    <w:p w14:paraId="7046DB37" w14:textId="77777777" w:rsidR="0027080A" w:rsidRPr="0027080A" w:rsidRDefault="0027080A" w:rsidP="0027080A">
      <w:pPr>
        <w:ind w:left="708" w:firstLine="708"/>
        <w:rPr>
          <w:rFonts w:ascii="Poppins" w:hAnsi="Poppins" w:cs="Poppins"/>
          <w:sz w:val="24"/>
          <w:szCs w:val="24"/>
        </w:rPr>
      </w:pPr>
      <w:hyperlink r:id="rId22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https://sourceforge.net/projects/gpu-z/</w:t>
        </w:r>
      </w:hyperlink>
    </w:p>
    <w:p w14:paraId="6954BBA6" w14:textId="77777777" w:rsidR="0027080A" w:rsidRPr="0027080A" w:rsidRDefault="0027080A" w:rsidP="0027080A">
      <w:pPr>
        <w:pStyle w:val="Prrafodelista"/>
        <w:numPr>
          <w:ilvl w:val="0"/>
          <w:numId w:val="6"/>
        </w:numPr>
        <w:rPr>
          <w:rFonts w:ascii="Poppins" w:hAnsi="Poppins" w:cs="Poppins"/>
          <w:sz w:val="24"/>
          <w:szCs w:val="24"/>
        </w:rPr>
      </w:pPr>
      <w:proofErr w:type="spellStart"/>
      <w:r w:rsidRPr="0027080A">
        <w:rPr>
          <w:rFonts w:ascii="Poppins" w:hAnsi="Poppins" w:cs="Poppins"/>
          <w:sz w:val="24"/>
          <w:szCs w:val="24"/>
        </w:rPr>
        <w:t>CrystalDiskInfo</w:t>
      </w:r>
      <w:proofErr w:type="spellEnd"/>
      <w:r w:rsidRPr="0027080A">
        <w:rPr>
          <w:rFonts w:ascii="Poppins" w:hAnsi="Poppins" w:cs="Poppins"/>
          <w:sz w:val="24"/>
          <w:szCs w:val="24"/>
        </w:rPr>
        <w:t xml:space="preserve"> (Discos Duros)</w:t>
      </w:r>
    </w:p>
    <w:p w14:paraId="72AFB415" w14:textId="77777777" w:rsidR="0027080A" w:rsidRPr="0027080A" w:rsidRDefault="0027080A" w:rsidP="0027080A">
      <w:pPr>
        <w:ind w:left="708" w:firstLine="708"/>
        <w:rPr>
          <w:rFonts w:ascii="Poppins" w:hAnsi="Poppins" w:cs="Poppins"/>
          <w:sz w:val="24"/>
          <w:szCs w:val="24"/>
        </w:rPr>
      </w:pPr>
      <w:hyperlink r:id="rId23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https://sourceforge.net/projects/crystaldiskinfo/</w:t>
        </w:r>
      </w:hyperlink>
    </w:p>
    <w:p w14:paraId="599C6F3B" w14:textId="01254330" w:rsidR="0027080A" w:rsidRDefault="0027080A" w:rsidP="0027080A">
      <w:pPr>
        <w:ind w:left="708" w:firstLine="708"/>
        <w:rPr>
          <w:rFonts w:ascii="Poppins" w:hAnsi="Poppins" w:cs="Poppins"/>
        </w:rPr>
      </w:pPr>
      <w:hyperlink r:id="rId24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https://hardzone.es/tutoriales/rendimiento/crystaldisk-info-disco-duro-ssd/</w:t>
        </w:r>
      </w:hyperlink>
    </w:p>
    <w:p w14:paraId="0D8F4702" w14:textId="77777777" w:rsidR="0027080A" w:rsidRDefault="0027080A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61640FF6" w14:textId="77777777" w:rsidR="0027080A" w:rsidRPr="0027080A" w:rsidRDefault="0027080A" w:rsidP="0027080A">
      <w:pPr>
        <w:pStyle w:val="Ttulo2"/>
        <w:rPr>
          <w:rFonts w:ascii="Poppins" w:hAnsi="Poppins" w:cs="Poppins"/>
        </w:rPr>
      </w:pPr>
      <w:bookmarkStart w:id="18" w:name="_Toc217295627"/>
      <w:r w:rsidRPr="0027080A">
        <w:rPr>
          <w:rFonts w:ascii="Poppins" w:hAnsi="Poppins" w:cs="Poppins"/>
        </w:rPr>
        <w:lastRenderedPageBreak/>
        <w:t>4 - Herramientas de BENCHMARKS (Opcional)</w:t>
      </w:r>
      <w:bookmarkEnd w:id="18"/>
    </w:p>
    <w:p w14:paraId="56C52EED" w14:textId="77777777" w:rsidR="0027080A" w:rsidRPr="0027080A" w:rsidRDefault="0027080A" w:rsidP="0027080A">
      <w:pPr>
        <w:rPr>
          <w:rFonts w:ascii="Poppins" w:hAnsi="Poppins" w:cs="Poppins"/>
        </w:rPr>
      </w:pPr>
      <w:r w:rsidRPr="0027080A">
        <w:rPr>
          <w:rFonts w:ascii="Poppins" w:hAnsi="Poppins" w:cs="Poppins"/>
          <w:noProof/>
        </w:rPr>
        <w:drawing>
          <wp:inline distT="0" distB="0" distL="0" distR="0" wp14:anchorId="08B16357" wp14:editId="183CAFD0">
            <wp:extent cx="4853940" cy="1757441"/>
            <wp:effectExtent l="0" t="0" r="3810" b="0"/>
            <wp:docPr id="28991031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10313" name="Imagen 1" descr="Imagen que contiene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598" cy="177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1CC7" w14:textId="77777777" w:rsidR="0027080A" w:rsidRPr="0027080A" w:rsidRDefault="0027080A" w:rsidP="0027080A">
      <w:pPr>
        <w:pStyle w:val="Prrafodelista"/>
        <w:numPr>
          <w:ilvl w:val="0"/>
          <w:numId w:val="5"/>
        </w:num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 xml:space="preserve">Sintético (CPU-Z, GPU-Z, </w:t>
      </w:r>
      <w:proofErr w:type="spellStart"/>
      <w:r w:rsidRPr="0027080A">
        <w:rPr>
          <w:rFonts w:ascii="Poppins" w:hAnsi="Poppins" w:cs="Poppins"/>
          <w:sz w:val="24"/>
          <w:szCs w:val="24"/>
        </w:rPr>
        <w:t>Cinebench</w:t>
      </w:r>
      <w:proofErr w:type="spellEnd"/>
      <w:r w:rsidRPr="0027080A">
        <w:rPr>
          <w:rFonts w:ascii="Poppins" w:hAnsi="Poppins" w:cs="Poppins"/>
          <w:sz w:val="24"/>
          <w:szCs w:val="24"/>
        </w:rPr>
        <w:t>)</w:t>
      </w:r>
    </w:p>
    <w:p w14:paraId="30AAE09A" w14:textId="77777777" w:rsidR="0027080A" w:rsidRPr="0027080A" w:rsidRDefault="0027080A" w:rsidP="0027080A">
      <w:pPr>
        <w:pStyle w:val="Prrafodelista"/>
        <w:numPr>
          <w:ilvl w:val="0"/>
          <w:numId w:val="5"/>
        </w:num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>Mundo real (</w:t>
      </w:r>
      <w:proofErr w:type="spellStart"/>
      <w:r w:rsidRPr="0027080A">
        <w:rPr>
          <w:rFonts w:ascii="Poppins" w:hAnsi="Poppins" w:cs="Poppins"/>
          <w:sz w:val="24"/>
          <w:szCs w:val="24"/>
        </w:rPr>
        <w:t>UserBenchmark</w:t>
      </w:r>
      <w:proofErr w:type="spellEnd"/>
      <w:r w:rsidRPr="0027080A">
        <w:rPr>
          <w:rFonts w:ascii="Poppins" w:hAnsi="Poppins" w:cs="Poppins"/>
          <w:sz w:val="24"/>
          <w:szCs w:val="24"/>
        </w:rPr>
        <w:t>)</w:t>
      </w:r>
    </w:p>
    <w:p w14:paraId="26773369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ab/>
      </w:r>
      <w:r w:rsidRPr="0027080A">
        <w:rPr>
          <w:rFonts w:ascii="Poppins" w:hAnsi="Poppins" w:cs="Poppins"/>
          <w:sz w:val="24"/>
          <w:szCs w:val="24"/>
        </w:rPr>
        <w:tab/>
      </w:r>
      <w:hyperlink r:id="rId26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https://www.userbenchmark.com/Software</w:t>
        </w:r>
      </w:hyperlink>
    </w:p>
    <w:p w14:paraId="45FC1737" w14:textId="77777777" w:rsidR="0027080A" w:rsidRPr="0027080A" w:rsidRDefault="0027080A" w:rsidP="0027080A">
      <w:pPr>
        <w:pStyle w:val="Prrafodelista"/>
        <w:numPr>
          <w:ilvl w:val="0"/>
          <w:numId w:val="9"/>
        </w:numPr>
        <w:rPr>
          <w:rFonts w:ascii="Poppins" w:hAnsi="Poppins" w:cs="Poppins"/>
          <w:sz w:val="24"/>
          <w:szCs w:val="24"/>
        </w:rPr>
      </w:pPr>
      <w:proofErr w:type="spellStart"/>
      <w:r w:rsidRPr="0027080A">
        <w:rPr>
          <w:rFonts w:ascii="Poppins" w:hAnsi="Poppins" w:cs="Poppins"/>
          <w:sz w:val="24"/>
          <w:szCs w:val="24"/>
        </w:rPr>
        <w:t>CrystalDiskMark</w:t>
      </w:r>
      <w:proofErr w:type="spellEnd"/>
      <w:r w:rsidRPr="0027080A">
        <w:rPr>
          <w:rFonts w:ascii="Poppins" w:hAnsi="Poppins" w:cs="Poppins"/>
          <w:sz w:val="24"/>
          <w:szCs w:val="24"/>
        </w:rPr>
        <w:t xml:space="preserve"> (Discos duros)</w:t>
      </w:r>
    </w:p>
    <w:p w14:paraId="73136B2D" w14:textId="77777777" w:rsidR="0027080A" w:rsidRPr="0027080A" w:rsidRDefault="0027080A" w:rsidP="0027080A">
      <w:pPr>
        <w:ind w:left="1416"/>
        <w:rPr>
          <w:rFonts w:ascii="Poppins" w:hAnsi="Poppins" w:cs="Poppins"/>
          <w:sz w:val="24"/>
          <w:szCs w:val="24"/>
        </w:rPr>
      </w:pPr>
      <w:hyperlink r:id="rId27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https://sourceforge.net/projects/crystaldiskmark/</w:t>
        </w:r>
      </w:hyperlink>
    </w:p>
    <w:p w14:paraId="4B038127" w14:textId="77777777" w:rsidR="0027080A" w:rsidRPr="0027080A" w:rsidRDefault="0027080A" w:rsidP="0027080A">
      <w:pPr>
        <w:ind w:left="1416"/>
        <w:rPr>
          <w:rFonts w:ascii="Poppins" w:hAnsi="Poppins" w:cs="Poppins"/>
          <w:sz w:val="24"/>
          <w:szCs w:val="24"/>
        </w:rPr>
      </w:pPr>
      <w:hyperlink r:id="rId28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https://hardzone.es/tutoriales/rendimiento/crystaldisk-mark-rendimiento-disco-duro-ssd/</w:t>
        </w:r>
      </w:hyperlink>
    </w:p>
    <w:p w14:paraId="607E8CE8" w14:textId="05E1AD15" w:rsidR="0027080A" w:rsidRPr="0027080A" w:rsidRDefault="0027080A" w:rsidP="0027080A">
      <w:pPr>
        <w:pStyle w:val="Ttulo2"/>
        <w:rPr>
          <w:rFonts w:ascii="Poppins" w:hAnsi="Poppins" w:cs="Poppins"/>
        </w:rPr>
      </w:pPr>
      <w:r w:rsidRPr="0027080A">
        <w:rPr>
          <w:rFonts w:ascii="Poppins" w:hAnsi="Poppins" w:cs="Poppins"/>
          <w:sz w:val="24"/>
          <w:szCs w:val="24"/>
        </w:rPr>
        <w:br w:type="page"/>
      </w:r>
      <w:bookmarkStart w:id="19" w:name="_Toc217295628"/>
      <w:r w:rsidRPr="0027080A">
        <w:rPr>
          <w:rFonts w:ascii="Poppins" w:hAnsi="Poppins" w:cs="Poppins"/>
        </w:rPr>
        <w:lastRenderedPageBreak/>
        <w:t>5 - Herramientas MemTest86 y GPARTED, arrancando desde UEFI</w:t>
      </w:r>
      <w:bookmarkEnd w:id="19"/>
      <w:r w:rsidRPr="0027080A">
        <w:rPr>
          <w:rFonts w:ascii="Poppins" w:hAnsi="Poppins" w:cs="Poppins"/>
        </w:rPr>
        <w:t xml:space="preserve"> </w:t>
      </w:r>
      <w:r w:rsidR="00F25854">
        <w:rPr>
          <w:rFonts w:ascii="Poppins" w:hAnsi="Poppins" w:cs="Poppins"/>
        </w:rPr>
        <w:t>(Opcional)</w:t>
      </w:r>
    </w:p>
    <w:p w14:paraId="71F09504" w14:textId="77777777" w:rsidR="0027080A" w:rsidRPr="0027080A" w:rsidRDefault="0027080A" w:rsidP="0027080A">
      <w:pPr>
        <w:rPr>
          <w:rFonts w:ascii="Poppins" w:hAnsi="Poppins" w:cs="Poppins"/>
        </w:rPr>
      </w:pPr>
      <w:r w:rsidRPr="0027080A">
        <w:rPr>
          <w:rFonts w:ascii="Poppins" w:hAnsi="Poppins" w:cs="Poppins"/>
          <w:noProof/>
        </w:rPr>
        <w:drawing>
          <wp:inline distT="0" distB="0" distL="0" distR="0" wp14:anchorId="6B3182AC" wp14:editId="656EDE98">
            <wp:extent cx="2592019" cy="1737360"/>
            <wp:effectExtent l="0" t="0" r="0" b="0"/>
            <wp:docPr id="115517179" name="Imagen 1" descr="Un conjunto de letras negras en un fondo azu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7179" name="Imagen 1" descr="Un conjunto de letras negras en un fondo azul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1788" cy="17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80A">
        <w:rPr>
          <w:rFonts w:ascii="Poppins" w:hAnsi="Poppins" w:cs="Poppins"/>
          <w:noProof/>
        </w:rPr>
        <w:t xml:space="preserve"> </w:t>
      </w:r>
      <w:r w:rsidRPr="0027080A">
        <w:rPr>
          <w:rFonts w:ascii="Poppins" w:hAnsi="Poppins" w:cs="Poppins"/>
          <w:noProof/>
        </w:rPr>
        <w:drawing>
          <wp:inline distT="0" distB="0" distL="0" distR="0" wp14:anchorId="695E4C73" wp14:editId="61A7D2CF">
            <wp:extent cx="1905000" cy="1802028"/>
            <wp:effectExtent l="0" t="0" r="0" b="8255"/>
            <wp:docPr id="887193797" name="Imagen 1" descr="Imagen que contiene electrón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3797" name="Imagen 1" descr="Imagen que contiene electrónic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0321" cy="181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BA82" w14:textId="77777777" w:rsidR="0027080A" w:rsidRPr="0027080A" w:rsidRDefault="0027080A" w:rsidP="0027080A">
      <w:pPr>
        <w:pStyle w:val="Prrafodelista"/>
        <w:numPr>
          <w:ilvl w:val="0"/>
          <w:numId w:val="9"/>
        </w:num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>Memtest86</w:t>
      </w:r>
    </w:p>
    <w:p w14:paraId="32ACD10A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ab/>
      </w:r>
      <w:r w:rsidRPr="0027080A">
        <w:rPr>
          <w:rFonts w:ascii="Poppins" w:hAnsi="Poppins" w:cs="Poppins"/>
          <w:sz w:val="24"/>
          <w:szCs w:val="24"/>
        </w:rPr>
        <w:tab/>
      </w:r>
      <w:hyperlink r:id="rId31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https://memtest.org/</w:t>
        </w:r>
      </w:hyperlink>
    </w:p>
    <w:p w14:paraId="2ADC2EDF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ab/>
      </w:r>
      <w:r w:rsidRPr="0027080A">
        <w:rPr>
          <w:rFonts w:ascii="Poppins" w:hAnsi="Poppins" w:cs="Poppins"/>
          <w:sz w:val="24"/>
          <w:szCs w:val="24"/>
        </w:rPr>
        <w:tab/>
      </w:r>
      <w:hyperlink r:id="rId32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https://hardzone.es/2019/09/15/problemas-memoria-ram-memtest86/</w:t>
        </w:r>
      </w:hyperlink>
      <w:r w:rsidRPr="0027080A">
        <w:rPr>
          <w:rFonts w:ascii="Poppins" w:hAnsi="Poppins" w:cs="Poppins"/>
          <w:sz w:val="24"/>
          <w:szCs w:val="24"/>
        </w:rPr>
        <w:tab/>
      </w:r>
      <w:r w:rsidRPr="0027080A">
        <w:rPr>
          <w:rFonts w:ascii="Poppins" w:hAnsi="Poppins" w:cs="Poppins"/>
          <w:sz w:val="24"/>
          <w:szCs w:val="24"/>
        </w:rPr>
        <w:tab/>
      </w:r>
      <w:r w:rsidRPr="0027080A">
        <w:rPr>
          <w:rFonts w:ascii="Poppins" w:hAnsi="Poppins" w:cs="Poppins"/>
          <w:sz w:val="24"/>
          <w:szCs w:val="24"/>
        </w:rPr>
        <w:tab/>
      </w:r>
    </w:p>
    <w:p w14:paraId="5BFEEA5D" w14:textId="77777777" w:rsidR="0027080A" w:rsidRPr="0027080A" w:rsidRDefault="0027080A" w:rsidP="0027080A">
      <w:pPr>
        <w:pStyle w:val="Prrafodelista"/>
        <w:numPr>
          <w:ilvl w:val="0"/>
          <w:numId w:val="9"/>
        </w:numPr>
        <w:rPr>
          <w:rFonts w:ascii="Poppins" w:hAnsi="Poppins" w:cs="Poppins"/>
          <w:sz w:val="24"/>
          <w:szCs w:val="24"/>
        </w:rPr>
      </w:pPr>
      <w:proofErr w:type="spellStart"/>
      <w:r w:rsidRPr="0027080A">
        <w:rPr>
          <w:rFonts w:ascii="Poppins" w:hAnsi="Poppins" w:cs="Poppins"/>
          <w:sz w:val="24"/>
          <w:szCs w:val="24"/>
        </w:rPr>
        <w:t>GParted</w:t>
      </w:r>
      <w:proofErr w:type="spellEnd"/>
    </w:p>
    <w:p w14:paraId="5D71EB51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ab/>
      </w:r>
      <w:r w:rsidRPr="0027080A">
        <w:rPr>
          <w:rFonts w:ascii="Poppins" w:hAnsi="Poppins" w:cs="Poppins"/>
          <w:sz w:val="24"/>
          <w:szCs w:val="24"/>
        </w:rPr>
        <w:tab/>
      </w:r>
      <w:hyperlink r:id="rId33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https://gparted.org/liveusb.php</w:t>
        </w:r>
      </w:hyperlink>
    </w:p>
    <w:p w14:paraId="765D7417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  <w:r w:rsidRPr="0027080A">
        <w:rPr>
          <w:rFonts w:ascii="Poppins" w:hAnsi="Poppins" w:cs="Poppins"/>
          <w:sz w:val="24"/>
          <w:szCs w:val="24"/>
        </w:rPr>
        <w:tab/>
      </w:r>
      <w:r w:rsidRPr="0027080A">
        <w:rPr>
          <w:rFonts w:ascii="Poppins" w:hAnsi="Poppins" w:cs="Poppins"/>
          <w:sz w:val="24"/>
          <w:szCs w:val="24"/>
        </w:rPr>
        <w:tab/>
      </w:r>
      <w:hyperlink r:id="rId34" w:history="1">
        <w:r w:rsidRPr="0027080A">
          <w:rPr>
            <w:rStyle w:val="Hipervnculo"/>
            <w:rFonts w:ascii="Poppins" w:hAnsi="Poppins" w:cs="Poppins"/>
            <w:sz w:val="24"/>
            <w:szCs w:val="24"/>
          </w:rPr>
          <w:t>https://blog.elhacker.net/2025/02/manual-funcionamiento-gparted-edita-modifica-redimensiona-elimina-particiones.html</w:t>
        </w:r>
      </w:hyperlink>
    </w:p>
    <w:p w14:paraId="7A3B853F" w14:textId="77777777" w:rsidR="0027080A" w:rsidRPr="0027080A" w:rsidRDefault="0027080A" w:rsidP="0027080A">
      <w:pPr>
        <w:rPr>
          <w:rFonts w:ascii="Poppins" w:hAnsi="Poppins" w:cs="Poppins"/>
          <w:sz w:val="24"/>
          <w:szCs w:val="24"/>
        </w:rPr>
      </w:pPr>
    </w:p>
    <w:p w14:paraId="5873BB7F" w14:textId="069D5643" w:rsidR="0027080A" w:rsidRPr="0027080A" w:rsidRDefault="0027080A" w:rsidP="0027080A">
      <w:pPr>
        <w:pStyle w:val="Ttulo2"/>
        <w:rPr>
          <w:rFonts w:ascii="Poppins" w:hAnsi="Poppins" w:cs="Poppins"/>
        </w:rPr>
      </w:pPr>
      <w:bookmarkStart w:id="20" w:name="_Toc217295629"/>
      <w:r w:rsidRPr="0027080A">
        <w:rPr>
          <w:rFonts w:ascii="Poppins" w:hAnsi="Poppins" w:cs="Poppins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E4F32C7" wp14:editId="3F5BE57E">
            <wp:simplePos x="0" y="0"/>
            <wp:positionH relativeFrom="column">
              <wp:posOffset>641985</wp:posOffset>
            </wp:positionH>
            <wp:positionV relativeFrom="paragraph">
              <wp:posOffset>592455</wp:posOffset>
            </wp:positionV>
            <wp:extent cx="3695700" cy="2014730"/>
            <wp:effectExtent l="57150" t="57150" r="38100" b="43180"/>
            <wp:wrapTopAndBottom/>
            <wp:docPr id="284939131" name="Imagen 1" descr="Imagen que contiene luz, oscuro, nieve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39131" name="Imagen 1" descr="Imagen que contiene luz, oscuro, nieve, calle&#10;&#10;El contenido generado por IA puede ser incorrecto.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artisticGlowEdges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014730"/>
                    </a:xfrm>
                    <a:prstGeom prst="rect">
                      <a:avLst/>
                    </a:prstGeom>
                    <a:scene3d>
                      <a:camera prst="orthographicFront"/>
                      <a:lightRig rig="threePt" dir="t"/>
                    </a:scene3d>
                    <a:sp3d>
                      <a:bevelT/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080A">
        <w:rPr>
          <w:rFonts w:ascii="Poppins" w:hAnsi="Poppins" w:cs="Poppins"/>
        </w:rPr>
        <w:t>6 - Configuración máquina Kali Linux (Ciberseguridad) y configuración EFI</w:t>
      </w:r>
      <w:bookmarkEnd w:id="20"/>
      <w:r w:rsidR="00F25854">
        <w:rPr>
          <w:rFonts w:ascii="Poppins" w:hAnsi="Poppins" w:cs="Poppins"/>
        </w:rPr>
        <w:t xml:space="preserve"> (Opcional)</w:t>
      </w:r>
    </w:p>
    <w:p w14:paraId="6AECC97B" w14:textId="77777777" w:rsidR="0027080A" w:rsidRPr="0027080A" w:rsidRDefault="0027080A" w:rsidP="0027080A">
      <w:pPr>
        <w:rPr>
          <w:rFonts w:ascii="Poppins" w:hAnsi="Poppins" w:cs="Poppins"/>
        </w:rPr>
      </w:pPr>
    </w:p>
    <w:p w14:paraId="18FA656D" w14:textId="77777777" w:rsidR="0027080A" w:rsidRPr="0027080A" w:rsidRDefault="0027080A" w:rsidP="0027080A">
      <w:pPr>
        <w:rPr>
          <w:rFonts w:ascii="Poppins" w:hAnsi="Poppins" w:cs="Poppins"/>
        </w:rPr>
      </w:pPr>
      <w:r w:rsidRPr="0027080A">
        <w:rPr>
          <w:rFonts w:ascii="Poppins" w:hAnsi="Poppins" w:cs="Poppins"/>
        </w:rPr>
        <w:t>Realizar la instalación completa de una máquina Kali Linux, incluyendo la configuración de la UEFI.</w:t>
      </w:r>
    </w:p>
    <w:p w14:paraId="5911D63F" w14:textId="77777777" w:rsidR="0027080A" w:rsidRPr="0027080A" w:rsidRDefault="0027080A" w:rsidP="0027080A">
      <w:pPr>
        <w:ind w:firstLine="708"/>
        <w:rPr>
          <w:rFonts w:ascii="Poppins" w:hAnsi="Poppins" w:cs="Poppins"/>
        </w:rPr>
      </w:pPr>
      <w:hyperlink r:id="rId37" w:history="1">
        <w:r w:rsidRPr="0027080A">
          <w:rPr>
            <w:rStyle w:val="Hipervnculo"/>
            <w:rFonts w:ascii="Poppins" w:hAnsi="Poppins" w:cs="Poppins"/>
          </w:rPr>
          <w:t>https://phoenixnap.com/kb/how-to-install-kali-linux-on-virtualbox</w:t>
        </w:r>
      </w:hyperlink>
    </w:p>
    <w:p w14:paraId="1C550BF3" w14:textId="77777777" w:rsidR="0027080A" w:rsidRPr="0027080A" w:rsidRDefault="0027080A" w:rsidP="0027080A">
      <w:pPr>
        <w:pStyle w:val="Ttulo1"/>
        <w:rPr>
          <w:rFonts w:ascii="Poppins" w:hAnsi="Poppins" w:cs="Poppins"/>
        </w:rPr>
      </w:pPr>
      <w:r w:rsidRPr="0027080A">
        <w:rPr>
          <w:rFonts w:ascii="Poppins" w:hAnsi="Poppins" w:cs="Poppins"/>
        </w:rPr>
        <w:br w:type="page"/>
      </w:r>
      <w:bookmarkStart w:id="21" w:name="_Toc217295630"/>
      <w:r w:rsidRPr="0027080A">
        <w:rPr>
          <w:rFonts w:ascii="Poppins" w:hAnsi="Poppins" w:cs="Poppins"/>
        </w:rPr>
        <w:lastRenderedPageBreak/>
        <w:t>4- Evaluación de la actividad</w:t>
      </w:r>
      <w:bookmarkEnd w:id="21"/>
    </w:p>
    <w:p w14:paraId="05B833AF" w14:textId="77777777" w:rsidR="0027080A" w:rsidRPr="0027080A" w:rsidRDefault="0027080A" w:rsidP="0027080A">
      <w:pPr>
        <w:rPr>
          <w:rFonts w:ascii="Poppins" w:hAnsi="Poppins" w:cs="Poppins"/>
        </w:rPr>
      </w:pPr>
      <w:r w:rsidRPr="0027080A">
        <w:rPr>
          <w:rFonts w:ascii="Poppins" w:hAnsi="Poppins" w:cs="Poppins"/>
        </w:rPr>
        <w:t>El peso de las actividades será de 30% la primera tarea, un 30% la segunda tarea y un 10% cada uno de los manuales incluidos en el 3er apartado, para un 100% de la nota de la actividad.</w:t>
      </w:r>
    </w:p>
    <w:p w14:paraId="06A38237" w14:textId="77777777" w:rsidR="0027080A" w:rsidRPr="0027080A" w:rsidRDefault="0027080A" w:rsidP="0027080A">
      <w:pPr>
        <w:rPr>
          <w:rFonts w:ascii="Poppins" w:hAnsi="Poppins" w:cs="Poppins"/>
        </w:rPr>
      </w:pPr>
      <w:r w:rsidRPr="0027080A">
        <w:rPr>
          <w:rFonts w:ascii="Poppins" w:hAnsi="Poppins" w:cs="Poppins"/>
          <w:b/>
          <w:bCs/>
        </w:rPr>
        <w:t xml:space="preserve">La fecha Límite </w:t>
      </w:r>
      <w:r w:rsidRPr="0027080A">
        <w:rPr>
          <w:rFonts w:ascii="Poppins" w:hAnsi="Poppins" w:cs="Poppins"/>
        </w:rPr>
        <w:t xml:space="preserve">de entrega será el </w:t>
      </w:r>
      <w:r w:rsidRPr="0027080A">
        <w:rPr>
          <w:rFonts w:ascii="Poppins" w:hAnsi="Poppins" w:cs="Poppins"/>
          <w:b/>
          <w:bCs/>
        </w:rPr>
        <w:t xml:space="preserve">11 de </w:t>
      </w:r>
      <w:proofErr w:type="gramStart"/>
      <w:r w:rsidRPr="0027080A">
        <w:rPr>
          <w:rFonts w:ascii="Poppins" w:hAnsi="Poppins" w:cs="Poppins"/>
          <w:b/>
          <w:bCs/>
        </w:rPr>
        <w:t>Enero</w:t>
      </w:r>
      <w:proofErr w:type="gramEnd"/>
      <w:r w:rsidRPr="0027080A">
        <w:rPr>
          <w:rFonts w:ascii="Poppins" w:hAnsi="Poppins" w:cs="Poppins"/>
          <w:b/>
          <w:bCs/>
        </w:rPr>
        <w:t xml:space="preserve"> de 2026.</w:t>
      </w:r>
    </w:p>
    <w:p w14:paraId="49C72FF4" w14:textId="0A464A7D" w:rsidR="0027080A" w:rsidRDefault="0027080A" w:rsidP="0027080A">
      <w:pPr>
        <w:rPr>
          <w:rFonts w:ascii="Poppins" w:hAnsi="Poppins" w:cs="Poppins"/>
        </w:rPr>
      </w:pPr>
      <w:r w:rsidRPr="0027080A">
        <w:rPr>
          <w:rFonts w:ascii="Poppins" w:hAnsi="Poppins" w:cs="Poppins"/>
        </w:rPr>
        <w:t>La actividad se corregirá siguiendo la siguiente rúbrica de evaluación.</w:t>
      </w:r>
    </w:p>
    <w:p w14:paraId="45A46677" w14:textId="77777777" w:rsidR="0027080A" w:rsidRDefault="0027080A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tbl>
      <w:tblPr>
        <w:tblpPr w:leftFromText="141" w:rightFromText="141" w:vertAnchor="text" w:horzAnchor="margin" w:tblpXSpec="center" w:tblpY="-10"/>
        <w:tblW w:w="10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4"/>
        <w:gridCol w:w="2126"/>
        <w:gridCol w:w="2176"/>
        <w:gridCol w:w="1982"/>
        <w:gridCol w:w="1984"/>
      </w:tblGrid>
      <w:tr w:rsidR="00F25854" w:rsidRPr="0027080A" w14:paraId="29A2DAE3" w14:textId="77777777" w:rsidTr="00F25854">
        <w:trPr>
          <w:trHeight w:val="435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C088A2" w14:textId="77777777" w:rsidR="00F25854" w:rsidRPr="0027080A" w:rsidRDefault="00F25854" w:rsidP="00F25854">
            <w:pPr>
              <w:rPr>
                <w:rFonts w:ascii="Poppins" w:hAnsi="Poppins" w:cs="Poppins"/>
                <w:b/>
                <w:sz w:val="18"/>
                <w:szCs w:val="18"/>
              </w:rPr>
            </w:pPr>
            <w:r>
              <w:rPr>
                <w:rFonts w:ascii="Poppins" w:hAnsi="Poppins" w:cs="Poppins"/>
              </w:rPr>
              <w:lastRenderedPageBreak/>
              <w:br w:type="page"/>
            </w:r>
            <w:r w:rsidRPr="0027080A">
              <w:rPr>
                <w:rFonts w:ascii="Poppins" w:hAnsi="Poppins" w:cs="Poppins"/>
                <w:b/>
                <w:sz w:val="18"/>
                <w:szCs w:val="18"/>
              </w:rPr>
              <w:t>CATEGORÍA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6AA55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>4 EXCELENTE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165E7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>3 SATISFACTORIO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F45C2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>2 MEJORABLE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3DA1A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>1 INSUFICIENTE</w:t>
            </w:r>
          </w:p>
        </w:tc>
      </w:tr>
      <w:tr w:rsidR="00F25854" w:rsidRPr="0027080A" w14:paraId="50D6F6E1" w14:textId="77777777" w:rsidTr="00F25854">
        <w:trPr>
          <w:trHeight w:val="985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3ECDC" w14:textId="77777777" w:rsidR="00F25854" w:rsidRPr="0027080A" w:rsidRDefault="00F25854" w:rsidP="00F25854">
            <w:pPr>
              <w:rPr>
                <w:rFonts w:ascii="Poppins" w:hAnsi="Poppins" w:cs="Poppins"/>
                <w:b/>
                <w:sz w:val="18"/>
                <w:szCs w:val="18"/>
              </w:rPr>
            </w:pPr>
            <w:r w:rsidRPr="0027080A">
              <w:rPr>
                <w:rFonts w:ascii="Poppins" w:hAnsi="Poppins" w:cs="Poppins"/>
                <w:b/>
                <w:sz w:val="18"/>
                <w:szCs w:val="18"/>
              </w:rPr>
              <w:t>CONTENIDO</w:t>
            </w:r>
          </w:p>
          <w:p w14:paraId="7C92AF2D" w14:textId="77777777" w:rsidR="00F25854" w:rsidRPr="0027080A" w:rsidRDefault="00F25854" w:rsidP="00F25854">
            <w:pPr>
              <w:rPr>
                <w:rFonts w:ascii="Poppins" w:hAnsi="Poppins" w:cs="Poppins"/>
                <w:b/>
                <w:sz w:val="18"/>
                <w:szCs w:val="18"/>
              </w:rPr>
            </w:pPr>
            <w:r w:rsidRPr="0027080A">
              <w:rPr>
                <w:rFonts w:ascii="Poppins" w:hAnsi="Poppins" w:cs="Poppins"/>
                <w:b/>
                <w:sz w:val="18"/>
                <w:szCs w:val="18"/>
              </w:rPr>
              <w:t xml:space="preserve"> (</w:t>
            </w:r>
            <w:r w:rsidRPr="0027080A">
              <w:rPr>
                <w:rFonts w:ascii="Poppins" w:hAnsi="Poppins" w:cs="Poppins"/>
                <w:b/>
                <w:sz w:val="18"/>
                <w:szCs w:val="18"/>
                <w:lang w:val="es-ES"/>
              </w:rPr>
              <w:t>5</w:t>
            </w:r>
            <w:r w:rsidRPr="0027080A">
              <w:rPr>
                <w:rFonts w:ascii="Poppins" w:hAnsi="Poppins" w:cs="Poppins"/>
                <w:b/>
                <w:sz w:val="18"/>
                <w:szCs w:val="18"/>
              </w:rPr>
              <w:t xml:space="preserve"> p.)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5749D6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 xml:space="preserve">Contiene todas las tareas que 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han de incluir en el manual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(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 xml:space="preserve">5 </w:t>
            </w:r>
            <w:r w:rsidRPr="0027080A">
              <w:rPr>
                <w:rFonts w:ascii="Poppins" w:hAnsi="Poppins" w:cs="Poppins"/>
                <w:sz w:val="18"/>
                <w:szCs w:val="18"/>
              </w:rPr>
              <w:t>p.)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84D38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 xml:space="preserve">Falta una tarea del 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 xml:space="preserve">manual y no es la de herramientas software </w:t>
            </w:r>
            <w:r w:rsidRPr="0027080A">
              <w:rPr>
                <w:rFonts w:ascii="Poppins" w:hAnsi="Poppins" w:cs="Poppins"/>
                <w:sz w:val="18"/>
                <w:szCs w:val="18"/>
              </w:rPr>
              <w:t>(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4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p.)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712D7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>Falta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n 2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tareas del 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manual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(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2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p.)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AB678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 xml:space="preserve">Faltan 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3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tareas del 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manual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(0 p.)</w:t>
            </w:r>
          </w:p>
        </w:tc>
      </w:tr>
      <w:tr w:rsidR="00F25854" w:rsidRPr="0027080A" w14:paraId="4C0278F9" w14:textId="77777777" w:rsidTr="00F25854">
        <w:trPr>
          <w:trHeight w:val="1535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9F50C" w14:textId="77777777" w:rsidR="00F25854" w:rsidRPr="0027080A" w:rsidRDefault="00F25854" w:rsidP="00F25854">
            <w:pPr>
              <w:rPr>
                <w:rFonts w:ascii="Poppins" w:hAnsi="Poppins" w:cs="Poppins"/>
                <w:b/>
                <w:sz w:val="18"/>
                <w:szCs w:val="18"/>
                <w:lang w:val="es-ES"/>
              </w:rPr>
            </w:pPr>
            <w:r w:rsidRPr="0027080A">
              <w:rPr>
                <w:rFonts w:ascii="Poppins" w:hAnsi="Poppins" w:cs="Poppins"/>
                <w:b/>
                <w:sz w:val="18"/>
                <w:szCs w:val="18"/>
                <w:lang w:val="es-ES"/>
              </w:rPr>
              <w:t>DETALLE</w:t>
            </w:r>
          </w:p>
          <w:p w14:paraId="1BCAA900" w14:textId="77777777" w:rsidR="00F25854" w:rsidRPr="0027080A" w:rsidRDefault="00F25854" w:rsidP="00F25854">
            <w:pPr>
              <w:rPr>
                <w:rFonts w:ascii="Poppins" w:hAnsi="Poppins" w:cs="Poppins"/>
                <w:b/>
                <w:sz w:val="18"/>
                <w:szCs w:val="18"/>
              </w:rPr>
            </w:pPr>
            <w:r w:rsidRPr="0027080A">
              <w:rPr>
                <w:rFonts w:ascii="Poppins" w:hAnsi="Poppins" w:cs="Poppins"/>
                <w:b/>
                <w:sz w:val="18"/>
                <w:szCs w:val="18"/>
              </w:rPr>
              <w:t>(</w:t>
            </w:r>
            <w:r w:rsidRPr="0027080A">
              <w:rPr>
                <w:rFonts w:ascii="Poppins" w:hAnsi="Poppins" w:cs="Poppins"/>
                <w:b/>
                <w:sz w:val="18"/>
                <w:szCs w:val="18"/>
                <w:lang w:val="es-ES"/>
              </w:rPr>
              <w:t>3</w:t>
            </w:r>
            <w:r w:rsidRPr="0027080A">
              <w:rPr>
                <w:rFonts w:ascii="Poppins" w:hAnsi="Poppins" w:cs="Poppins"/>
                <w:b/>
                <w:sz w:val="18"/>
                <w:szCs w:val="18"/>
              </w:rPr>
              <w:t xml:space="preserve"> p.)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21E18" w14:textId="5ABA2325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>Todas las tareas van acompañadas de un título adecuado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 xml:space="preserve">, links de navegación y explicaciones detalladas </w:t>
            </w:r>
            <w:r w:rsidRPr="0027080A">
              <w:rPr>
                <w:rFonts w:ascii="Poppins" w:hAnsi="Poppins" w:cs="Poppins"/>
                <w:sz w:val="18"/>
                <w:szCs w:val="18"/>
              </w:rPr>
              <w:t>(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2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p.)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9684B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Algunas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las tareas van acompañadas de un título adecuado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 xml:space="preserve">, links de navegación y explicaciones detalladas </w:t>
            </w:r>
            <w:r w:rsidRPr="0027080A">
              <w:rPr>
                <w:rFonts w:ascii="Poppins" w:hAnsi="Poppins" w:cs="Poppins"/>
                <w:sz w:val="18"/>
                <w:szCs w:val="18"/>
              </w:rPr>
              <w:t>(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1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p.)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2DC77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Unas pocas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tareas van acompañadas de un título adecuado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 xml:space="preserve">, links de navegación y explicaciones detalladas </w:t>
            </w:r>
            <w:r w:rsidRPr="0027080A">
              <w:rPr>
                <w:rFonts w:ascii="Poppins" w:hAnsi="Poppins" w:cs="Poppins"/>
                <w:sz w:val="18"/>
                <w:szCs w:val="18"/>
              </w:rPr>
              <w:t>(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0,5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p.)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08531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Ninguna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las tareas van acompañadas de un título adecuado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 xml:space="preserve">, links de navegación y explicaciones detalladas </w:t>
            </w:r>
            <w:r w:rsidRPr="0027080A">
              <w:rPr>
                <w:rFonts w:ascii="Poppins" w:hAnsi="Poppins" w:cs="Poppins"/>
                <w:sz w:val="18"/>
                <w:szCs w:val="18"/>
              </w:rPr>
              <w:t>(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0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p.)</w:t>
            </w:r>
          </w:p>
        </w:tc>
      </w:tr>
      <w:tr w:rsidR="00F25854" w:rsidRPr="0027080A" w14:paraId="1A3F801A" w14:textId="77777777" w:rsidTr="00F25854">
        <w:trPr>
          <w:trHeight w:val="1260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7CFF0" w14:textId="77777777" w:rsidR="00F25854" w:rsidRPr="0027080A" w:rsidRDefault="00F25854" w:rsidP="00F25854">
            <w:pPr>
              <w:rPr>
                <w:rFonts w:ascii="Poppins" w:hAnsi="Poppins" w:cs="Poppins"/>
                <w:b/>
                <w:sz w:val="18"/>
                <w:szCs w:val="18"/>
              </w:rPr>
            </w:pPr>
            <w:r w:rsidRPr="0027080A">
              <w:rPr>
                <w:rFonts w:ascii="Poppins" w:hAnsi="Poppins" w:cs="Poppins"/>
                <w:b/>
                <w:sz w:val="18"/>
                <w:szCs w:val="18"/>
                <w:lang w:val="es-ES"/>
              </w:rPr>
              <w:t>PRESENTACIÓN</w:t>
            </w:r>
            <w:r w:rsidRPr="0027080A">
              <w:rPr>
                <w:rFonts w:ascii="Poppins" w:hAnsi="Poppins" w:cs="Poppins"/>
                <w:b/>
                <w:sz w:val="18"/>
                <w:szCs w:val="18"/>
              </w:rPr>
              <w:t xml:space="preserve"> (</w:t>
            </w:r>
            <w:r w:rsidRPr="0027080A">
              <w:rPr>
                <w:rFonts w:ascii="Poppins" w:hAnsi="Poppins" w:cs="Poppins"/>
                <w:b/>
                <w:sz w:val="18"/>
                <w:szCs w:val="18"/>
                <w:lang w:val="es-ES"/>
              </w:rPr>
              <w:t>2</w:t>
            </w:r>
            <w:r w:rsidRPr="0027080A">
              <w:rPr>
                <w:rFonts w:ascii="Poppins" w:hAnsi="Poppins" w:cs="Poppins"/>
                <w:b/>
                <w:sz w:val="18"/>
                <w:szCs w:val="18"/>
              </w:rPr>
              <w:t xml:space="preserve"> p.)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0D7BE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>Es muy original y creativo en la presentación: portada personalizada, utilización de diferentes colores y formatos para diferenciar lo principal de lo secundario, ilustraciones adicionales... (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2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p.)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17EA5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>Utiliza diferentes colores y formatos para diferenciar lo principal de lo secundario (</w:t>
            </w: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1,5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p.)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46C10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</w:rPr>
              <w:t>Es muy original y creativo en la presentación: portada personalizada (1 p.)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27FDA" w14:textId="77777777" w:rsidR="00F25854" w:rsidRPr="0027080A" w:rsidRDefault="00F25854" w:rsidP="00F25854">
            <w:pPr>
              <w:rPr>
                <w:rFonts w:ascii="Poppins" w:hAnsi="Poppins" w:cs="Poppins"/>
                <w:sz w:val="18"/>
                <w:szCs w:val="18"/>
              </w:rPr>
            </w:pPr>
            <w:r w:rsidRPr="0027080A">
              <w:rPr>
                <w:rFonts w:ascii="Poppins" w:hAnsi="Poppins" w:cs="Poppins"/>
                <w:sz w:val="18"/>
                <w:szCs w:val="18"/>
                <w:lang w:val="es-ES"/>
              </w:rPr>
              <w:t>No incluye ningún detalle extra para hacer el documento más atractivo</w:t>
            </w:r>
            <w:r w:rsidRPr="0027080A">
              <w:rPr>
                <w:rFonts w:ascii="Poppins" w:hAnsi="Poppins" w:cs="Poppins"/>
                <w:sz w:val="18"/>
                <w:szCs w:val="18"/>
              </w:rPr>
              <w:t xml:space="preserve"> (0 p.)</w:t>
            </w:r>
          </w:p>
        </w:tc>
      </w:tr>
    </w:tbl>
    <w:p w14:paraId="7F846C65" w14:textId="394E8CFD" w:rsidR="00F405E9" w:rsidRPr="0027080A" w:rsidRDefault="00F405E9" w:rsidP="0027080A">
      <w:pPr>
        <w:pStyle w:val="TtuloTDC"/>
        <w:rPr>
          <w:rFonts w:ascii="Poppins" w:hAnsi="Poppins" w:cs="Poppins"/>
          <w:vertAlign w:val="subscript"/>
        </w:rPr>
      </w:pPr>
    </w:p>
    <w:sectPr w:rsidR="00F405E9" w:rsidRPr="0027080A">
      <w:headerReference w:type="default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9F131" w14:textId="77777777" w:rsidR="008106B0" w:rsidRDefault="008106B0">
      <w:pPr>
        <w:spacing w:before="0" w:line="240" w:lineRule="auto"/>
      </w:pPr>
      <w:r>
        <w:separator/>
      </w:r>
    </w:p>
  </w:endnote>
  <w:endnote w:type="continuationSeparator" w:id="0">
    <w:p w14:paraId="7B43CFE3" w14:textId="77777777" w:rsidR="008106B0" w:rsidRDefault="008106B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4E1F6E97-AFA1-404E-862A-F776CC56B2BD}"/>
    <w:embedBold r:id="rId2" w:fontKey="{037D845C-FAB9-4E43-8391-7CCEA18AD41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639EA23E-157D-4ACA-A949-1C92FE0CF121}"/>
    <w:embedItalic r:id="rId4" w:fontKey="{7FC1FD37-119A-419A-AC95-920B731607B7}"/>
  </w:font>
  <w:font w:name="Economica">
    <w:charset w:val="00"/>
    <w:family w:val="auto"/>
    <w:pitch w:val="default"/>
    <w:embedRegular r:id="rId5" w:fontKey="{81519075-3C0E-45E6-875B-2C2977E680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9521173-1A46-45F5-AC68-585DFB7AB6E3}"/>
    <w:embedBold r:id="rId7" w:fontKey="{ACB5A3E6-47CE-451D-93E9-4701E6E77EF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1D82AC28-6F3F-4920-80A8-7B98BF3723A2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9" w:fontKey="{ADF7BAC1-6539-49FE-8FCB-A451424E9839}"/>
    <w:embedBold r:id="rId10" w:fontKey="{D9C99601-1721-4D1E-AD9D-5E4D41A728DD}"/>
  </w:font>
  <w:font w:name="Poppins Light">
    <w:charset w:val="00"/>
    <w:family w:val="auto"/>
    <w:pitch w:val="variable"/>
    <w:sig w:usb0="00008007" w:usb1="00000000" w:usb2="00000000" w:usb3="00000000" w:csb0="00000093" w:csb1="00000000"/>
    <w:embedRegular r:id="rId11" w:fontKey="{DE49C2B7-7188-4F4D-A04D-DB560F815FD2}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2" w:fontKey="{85A7E789-70CF-484D-99C6-F4A62D7045C2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13" w:fontKey="{9DFC3E39-3EC4-4AC3-9DFE-D75B33FD3B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4043D" w14:textId="77777777" w:rsidR="00F405E9" w:rsidRDefault="00F405E9">
    <w:pPr>
      <w:pBdr>
        <w:top w:val="nil"/>
        <w:left w:val="nil"/>
        <w:bottom w:val="nil"/>
        <w:right w:val="nil"/>
        <w:between w:val="nil"/>
      </w:pBdr>
      <w:spacing w:before="0" w:line="240" w:lineRule="auto"/>
    </w:pPr>
  </w:p>
  <w:p w14:paraId="7E335E84" w14:textId="77777777" w:rsidR="00F405E9" w:rsidRDefault="00000000">
    <w:pPr>
      <w:pBdr>
        <w:top w:val="nil"/>
        <w:left w:val="nil"/>
        <w:bottom w:val="nil"/>
        <w:right w:val="nil"/>
        <w:between w:val="nil"/>
      </w:pBdr>
      <w:spacing w:before="0" w:line="240" w:lineRule="auto"/>
      <w:ind w:firstLine="75"/>
      <w:rPr>
        <w:rFonts w:ascii="Poppins Medium" w:eastAsia="Poppins Medium" w:hAnsi="Poppins Medium" w:cs="Poppins Medium"/>
      </w:rPr>
    </w:pPr>
    <w:r>
      <w:rPr>
        <w:rFonts w:ascii="Poppins Medium" w:eastAsia="Poppins Medium" w:hAnsi="Poppins Medium" w:cs="Poppins Medium"/>
      </w:rPr>
      <w:fldChar w:fldCharType="begin"/>
    </w:r>
    <w:r>
      <w:rPr>
        <w:rFonts w:ascii="Poppins Medium" w:eastAsia="Poppins Medium" w:hAnsi="Poppins Medium" w:cs="Poppins Medium"/>
      </w:rPr>
      <w:instrText>PAGE</w:instrText>
    </w:r>
    <w:r>
      <w:rPr>
        <w:rFonts w:ascii="Poppins Medium" w:eastAsia="Poppins Medium" w:hAnsi="Poppins Medium" w:cs="Poppins Medium"/>
      </w:rPr>
      <w:fldChar w:fldCharType="separate"/>
    </w:r>
    <w:r w:rsidR="00F1236D">
      <w:rPr>
        <w:rFonts w:ascii="Poppins Medium" w:eastAsia="Poppins Medium" w:hAnsi="Poppins Medium" w:cs="Poppins Medium"/>
        <w:noProof/>
      </w:rPr>
      <w:t>1</w:t>
    </w:r>
    <w:r>
      <w:rPr>
        <w:rFonts w:ascii="Poppins Medium" w:eastAsia="Poppins Medium" w:hAnsi="Poppins Medium" w:cs="Poppins Medium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478B1" w14:textId="77777777" w:rsidR="00F405E9" w:rsidRDefault="00000000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</w:rPr>
      <w:drawing>
        <wp:inline distT="114300" distB="114300" distL="114300" distR="114300" wp14:anchorId="45CDFBC9" wp14:editId="0A411EA5">
          <wp:extent cx="5943600" cy="25400"/>
          <wp:effectExtent l="0" t="0" r="0" b="0"/>
          <wp:docPr id="2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576EB79" w14:textId="77777777" w:rsidR="00F405E9" w:rsidRDefault="00F405E9">
    <w:pPr>
      <w:pStyle w:val="Subttulo"/>
      <w:pBdr>
        <w:top w:val="nil"/>
        <w:left w:val="nil"/>
        <w:bottom w:val="nil"/>
        <w:right w:val="nil"/>
        <w:between w:val="nil"/>
      </w:pBdr>
    </w:pPr>
    <w:bookmarkStart w:id="24" w:name="_w494w0yg8rg0" w:colFirst="0" w:colLast="0"/>
    <w:bookmarkEnd w:id="2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1E279" w14:textId="77777777" w:rsidR="008106B0" w:rsidRDefault="008106B0">
      <w:pPr>
        <w:spacing w:before="0" w:line="240" w:lineRule="auto"/>
      </w:pPr>
      <w:r>
        <w:separator/>
      </w:r>
    </w:p>
  </w:footnote>
  <w:footnote w:type="continuationSeparator" w:id="0">
    <w:p w14:paraId="71027DFF" w14:textId="77777777" w:rsidR="008106B0" w:rsidRDefault="008106B0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36DB" w14:textId="77777777" w:rsidR="00F405E9" w:rsidRDefault="00000000">
    <w:pPr>
      <w:jc w:val="right"/>
    </w:pPr>
    <w:del w:id="22" w:author="Ana Mejías Moreno" w:date="2025-09-27T15:09:00Z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BAA21FC" wp14:editId="68E67C90">
            <wp:simplePos x="0" y="0"/>
            <wp:positionH relativeFrom="column">
              <wp:posOffset>4953000</wp:posOffset>
            </wp:positionH>
            <wp:positionV relativeFrom="paragraph">
              <wp:posOffset>266700</wp:posOffset>
            </wp:positionV>
            <wp:extent cx="1562100" cy="190500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del>
    <w:ins w:id="23" w:author="Ana Mejías Moreno" w:date="2025-09-27T15:09:00Z"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6D458D1B" wp14:editId="20433B1F">
            <wp:simplePos x="0" y="0"/>
            <wp:positionH relativeFrom="column">
              <wp:posOffset>4886325</wp:posOffset>
            </wp:positionH>
            <wp:positionV relativeFrom="paragraph">
              <wp:posOffset>266700</wp:posOffset>
            </wp:positionV>
            <wp:extent cx="1562100" cy="190500"/>
            <wp:effectExtent l="0" t="0" r="0" b="0"/>
            <wp:wrapNone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ins>
  </w:p>
  <w:p w14:paraId="5DE62176" w14:textId="77777777" w:rsidR="00F405E9" w:rsidRDefault="00F405E9">
    <w:pPr>
      <w:pBdr>
        <w:top w:val="nil"/>
        <w:left w:val="nil"/>
        <w:bottom w:val="nil"/>
        <w:right w:val="nil"/>
        <w:between w:val="nil"/>
      </w:pBdr>
      <w:spacing w:before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F8373" w14:textId="77777777" w:rsidR="00F405E9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E3FE6E8" wp14:editId="048A3989">
          <wp:simplePos x="0" y="0"/>
          <wp:positionH relativeFrom="column">
            <wp:posOffset>4819650</wp:posOffset>
          </wp:positionH>
          <wp:positionV relativeFrom="paragraph">
            <wp:posOffset>266700</wp:posOffset>
          </wp:positionV>
          <wp:extent cx="1562100" cy="19050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21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B4727"/>
    <w:multiLevelType w:val="hybridMultilevel"/>
    <w:tmpl w:val="1B922E78"/>
    <w:lvl w:ilvl="0" w:tplc="040A0001">
      <w:start w:val="1"/>
      <w:numFmt w:val="bullet"/>
      <w:lvlText w:val=""/>
      <w:lvlJc w:val="left"/>
      <w:pPr>
        <w:ind w:left="708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" w15:restartNumberingAfterBreak="0">
    <w:nsid w:val="229C6EB8"/>
    <w:multiLevelType w:val="hybridMultilevel"/>
    <w:tmpl w:val="D43469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D45F3"/>
    <w:multiLevelType w:val="multilevel"/>
    <w:tmpl w:val="6E10E31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E6945A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FC03E1"/>
    <w:multiLevelType w:val="hybridMultilevel"/>
    <w:tmpl w:val="C066A7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64386"/>
    <w:multiLevelType w:val="hybridMultilevel"/>
    <w:tmpl w:val="7DB87F7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0635B6"/>
    <w:multiLevelType w:val="hybridMultilevel"/>
    <w:tmpl w:val="7E8E7A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B1AD4"/>
    <w:multiLevelType w:val="hybridMultilevel"/>
    <w:tmpl w:val="FBBAC014"/>
    <w:lvl w:ilvl="0" w:tplc="0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7772C3F"/>
    <w:multiLevelType w:val="hybridMultilevel"/>
    <w:tmpl w:val="2AB607D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D9339B"/>
    <w:multiLevelType w:val="hybridMultilevel"/>
    <w:tmpl w:val="FCBA16C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955392">
    <w:abstractNumId w:val="2"/>
  </w:num>
  <w:num w:numId="2" w16cid:durableId="1356879364">
    <w:abstractNumId w:val="0"/>
  </w:num>
  <w:num w:numId="3" w16cid:durableId="191841249">
    <w:abstractNumId w:val="6"/>
  </w:num>
  <w:num w:numId="4" w16cid:durableId="1744257375">
    <w:abstractNumId w:val="1"/>
  </w:num>
  <w:num w:numId="5" w16cid:durableId="510683174">
    <w:abstractNumId w:val="8"/>
  </w:num>
  <w:num w:numId="6" w16cid:durableId="1455055213">
    <w:abstractNumId w:val="7"/>
  </w:num>
  <w:num w:numId="7" w16cid:durableId="1929801957">
    <w:abstractNumId w:val="4"/>
  </w:num>
  <w:num w:numId="8" w16cid:durableId="767965839">
    <w:abstractNumId w:val="5"/>
  </w:num>
  <w:num w:numId="9" w16cid:durableId="932201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5E9"/>
    <w:rsid w:val="00013423"/>
    <w:rsid w:val="000A2996"/>
    <w:rsid w:val="0027080A"/>
    <w:rsid w:val="002824B0"/>
    <w:rsid w:val="00405E95"/>
    <w:rsid w:val="004100D6"/>
    <w:rsid w:val="00466C94"/>
    <w:rsid w:val="004C3DC4"/>
    <w:rsid w:val="006B2F00"/>
    <w:rsid w:val="0071559A"/>
    <w:rsid w:val="008106B0"/>
    <w:rsid w:val="00924339"/>
    <w:rsid w:val="00BF5427"/>
    <w:rsid w:val="00C41593"/>
    <w:rsid w:val="00C6196C"/>
    <w:rsid w:val="00DB6E37"/>
    <w:rsid w:val="00E90FEF"/>
    <w:rsid w:val="00F1236D"/>
    <w:rsid w:val="00F25854"/>
    <w:rsid w:val="00F405E9"/>
    <w:rsid w:val="00FA418A"/>
    <w:rsid w:val="00FB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9640F"/>
  <w15:docId w15:val="{6C9B0F45-0510-4799-A96F-AEFCA060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_tradnl" w:bidi="ar-SA"/>
      </w:rPr>
    </w:rPrDefault>
    <w:pPrDefault>
      <w:pPr>
        <w:spacing w:before="200" w:line="360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480" w:line="240" w:lineRule="auto"/>
      <w:ind w:right="1785"/>
      <w:outlineLvl w:val="1"/>
    </w:pPr>
    <w:rPr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8C725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line="240" w:lineRule="auto"/>
      <w:ind w:left="0" w:firstLine="15"/>
    </w:pPr>
    <w:rPr>
      <w:rFonts w:ascii="Economica" w:eastAsia="Economica" w:hAnsi="Economica" w:cs="Economica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pPr>
      <w:spacing w:before="0" w:line="240" w:lineRule="auto"/>
    </w:pPr>
    <w:rPr>
      <w:rFonts w:ascii="Economica" w:eastAsia="Economica" w:hAnsi="Economica" w:cs="Economica"/>
      <w:color w:val="999999"/>
      <w:sz w:val="28"/>
      <w:szCs w:val="28"/>
    </w:rPr>
  </w:style>
  <w:style w:type="paragraph" w:styleId="Prrafodelista">
    <w:name w:val="List Paragraph"/>
    <w:basedOn w:val="Normal"/>
    <w:uiPriority w:val="34"/>
    <w:qFormat/>
    <w:rsid w:val="00C6196C"/>
    <w:pPr>
      <w:spacing w:before="0"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ES_tradnl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C6196C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C6196C"/>
    <w:pPr>
      <w:keepNext/>
      <w:keepLines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ES_tradnl"/>
    </w:rPr>
  </w:style>
  <w:style w:type="paragraph" w:styleId="TDC1">
    <w:name w:val="toc 1"/>
    <w:basedOn w:val="Normal"/>
    <w:next w:val="Normal"/>
    <w:autoRedefine/>
    <w:uiPriority w:val="39"/>
    <w:unhideWhenUsed/>
    <w:rsid w:val="0027080A"/>
    <w:pPr>
      <w:tabs>
        <w:tab w:val="right" w:leader="dot" w:pos="9350"/>
      </w:tabs>
      <w:spacing w:before="0" w:after="100" w:line="259" w:lineRule="auto"/>
      <w:ind w:left="0"/>
    </w:pPr>
    <w:rPr>
      <w:rFonts w:ascii="Poppins" w:eastAsiaTheme="minorHAnsi" w:hAnsi="Poppins" w:cs="Poppins"/>
      <w:noProof/>
      <w:kern w:val="2"/>
      <w:sz w:val="52"/>
      <w:szCs w:val="52"/>
      <w:vertAlign w:val="subscript"/>
      <w:lang w:val="es-ES_tradnl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C6196C"/>
    <w:pPr>
      <w:spacing w:before="0" w:after="100" w:line="259" w:lineRule="auto"/>
      <w:ind w:left="220"/>
    </w:pPr>
    <w:rPr>
      <w:rFonts w:asciiTheme="minorHAnsi" w:eastAsiaTheme="minorHAnsi" w:hAnsiTheme="minorHAnsi" w:cstheme="minorBidi"/>
      <w:kern w:val="2"/>
      <w:lang w:val="es-ES_tradnl" w:eastAsia="en-US"/>
      <w14:ligatures w14:val="standardContextual"/>
    </w:rPr>
  </w:style>
  <w:style w:type="table" w:styleId="Tablaconcuadrcula">
    <w:name w:val="Table Grid"/>
    <w:basedOn w:val="Tablanormal"/>
    <w:uiPriority w:val="39"/>
    <w:rsid w:val="0027080A"/>
    <w:pPr>
      <w:spacing w:before="0" w:line="240" w:lineRule="auto"/>
      <w:ind w:left="0"/>
    </w:pPr>
    <w:rPr>
      <w:rFonts w:asciiTheme="minorHAnsi" w:eastAsiaTheme="minorHAnsi" w:hAnsiTheme="minorHAnsi" w:cstheme="minorBidi"/>
      <w:kern w:val="2"/>
      <w:lang w:val="es-ES_tradnl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2.png"/><Relationship Id="rId18" Type="http://schemas.openxmlformats.org/officeDocument/2006/relationships/hyperlink" Target="https://www.youtube.com/watch?v=eaPizT-rJvU" TargetMode="External"/><Relationship Id="rId26" Type="http://schemas.openxmlformats.org/officeDocument/2006/relationships/hyperlink" Target="https://www.userbenchmark.com/Software" TargetMode="External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www.cpuid.com/downloads/cpu-z/cpu-z_2.17-en.zip" TargetMode="External"/><Relationship Id="rId34" Type="http://schemas.openxmlformats.org/officeDocument/2006/relationships/hyperlink" Target="https://blog.elhacker.net/2025/02/manual-funcionamiento-gparted-edita-modifica-redimensiona-elimina-particiones.html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es.buildcores.com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8.png"/><Relationship Id="rId33" Type="http://schemas.openxmlformats.org/officeDocument/2006/relationships/hyperlink" Target="https://gparted.org/liveusb.php" TargetMode="External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clonezilla.org/downloads.php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9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ccomponentes.com/configurador" TargetMode="External"/><Relationship Id="rId24" Type="http://schemas.openxmlformats.org/officeDocument/2006/relationships/hyperlink" Target="https://hardzone.es/tutoriales/rendimiento/crystaldisk-info-disco-duro-ssd/" TargetMode="External"/><Relationship Id="rId32" Type="http://schemas.openxmlformats.org/officeDocument/2006/relationships/hyperlink" Target="https://hardzone.es/2019/09/15/problemas-memoria-ram-memtest86/" TargetMode="External"/><Relationship Id="rId37" Type="http://schemas.openxmlformats.org/officeDocument/2006/relationships/hyperlink" Target="https://phoenixnap.com/kb/how-to-install-kali-linux-on-virtualbox" TargetMode="Externa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sourceforge.net/projects/crystaldiskinfo/" TargetMode="External"/><Relationship Id="rId28" Type="http://schemas.openxmlformats.org/officeDocument/2006/relationships/hyperlink" Target="https://hardzone.es/tutoriales/rendimiento/crystaldisk-mark-rendimiento-disco-duro-ssd/" TargetMode="External"/><Relationship Id="rId36" Type="http://schemas.microsoft.com/office/2007/relationships/hdphoto" Target="media/hdphoto1.wdp"/><Relationship Id="rId10" Type="http://schemas.openxmlformats.org/officeDocument/2006/relationships/hyperlink" Target="https://pcpartpicker.com/" TargetMode="External"/><Relationship Id="rId19" Type="http://schemas.openxmlformats.org/officeDocument/2006/relationships/hyperlink" Target="https://www.redeszone.net/tutoriales/servidores/tipos-raid-servidor-nas/" TargetMode="External"/><Relationship Id="rId31" Type="http://schemas.openxmlformats.org/officeDocument/2006/relationships/hyperlink" Target="https://memtest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s://sourceforge.net/projects/gpu-z/" TargetMode="External"/><Relationship Id="rId27" Type="http://schemas.openxmlformats.org/officeDocument/2006/relationships/hyperlink" Target="https://sourceforge.net/projects/crystaldiskmark/" TargetMode="External"/><Relationship Id="rId30" Type="http://schemas.openxmlformats.org/officeDocument/2006/relationships/image" Target="media/image10.png"/><Relationship Id="rId35" Type="http://schemas.openxmlformats.org/officeDocument/2006/relationships/image" Target="media/image11.png"/><Relationship Id="rId43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17696-B4EE-455F-909C-2BA8CBFB0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14</Pages>
  <Words>1099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iker iturbe azcorra</cp:lastModifiedBy>
  <cp:revision>13</cp:revision>
  <cp:lastPrinted>2025-12-22T10:40:00Z</cp:lastPrinted>
  <dcterms:created xsi:type="dcterms:W3CDTF">2025-12-18T08:06:00Z</dcterms:created>
  <dcterms:modified xsi:type="dcterms:W3CDTF">2025-12-22T10:40:00Z</dcterms:modified>
</cp:coreProperties>
</file>